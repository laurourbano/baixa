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C8FF5" w14:textId="6A0D2343" w:rsidR="0028201A" w:rsidRPr="00814388" w:rsidRDefault="0028201A" w:rsidP="00525B3D">
      <w:pPr>
        <w:rPr>
          <w:rFonts w:cstheme="minorHAnsi"/>
          <w:b/>
          <w:bCs/>
          <w:sz w:val="24"/>
          <w:szCs w:val="24"/>
        </w:rPr>
      </w:pPr>
      <w:bookmarkStart w:id="0" w:name="_Hlk110279378"/>
      <w:bookmarkStart w:id="1" w:name="_Hlk116665626"/>
      <w:bookmarkStart w:id="2" w:name="_Hlk110545066"/>
      <w:r w:rsidRPr="00814388">
        <w:rPr>
          <w:rFonts w:cstheme="minorHAnsi"/>
          <w:b/>
          <w:bCs/>
          <w:sz w:val="24"/>
          <w:szCs w:val="24"/>
        </w:rPr>
        <w:t xml:space="preserve">PRÉ-CADASTRO </w:t>
      </w:r>
      <w:r w:rsidRPr="002B6189">
        <w:rPr>
          <w:rFonts w:cstheme="minorHAnsi"/>
          <w:b/>
          <w:bCs/>
          <w:sz w:val="24"/>
          <w:szCs w:val="24"/>
        </w:rPr>
        <w:t>DE REGISTRO DE EMPRESA</w:t>
      </w:r>
    </w:p>
    <w:p w14:paraId="73AB53A9" w14:textId="77777777" w:rsidR="0028201A" w:rsidRPr="00814388" w:rsidRDefault="0028201A" w:rsidP="0028201A">
      <w:pPr>
        <w:spacing w:after="0"/>
        <w:rPr>
          <w:rFonts w:cstheme="minorHAnsi"/>
          <w:sz w:val="24"/>
          <w:szCs w:val="24"/>
        </w:rPr>
      </w:pPr>
    </w:p>
    <w:p w14:paraId="0EB57A4D" w14:textId="77777777" w:rsidR="0028201A" w:rsidRPr="00814388" w:rsidRDefault="0028201A" w:rsidP="0028201A">
      <w:pPr>
        <w:spacing w:after="0"/>
        <w:rPr>
          <w:rFonts w:cstheme="minorHAnsi"/>
          <w:b/>
          <w:sz w:val="24"/>
          <w:szCs w:val="24"/>
        </w:rPr>
      </w:pPr>
      <w:r w:rsidRPr="00814388">
        <w:rPr>
          <w:rFonts w:cstheme="minorHAnsi"/>
          <w:b/>
          <w:sz w:val="24"/>
          <w:szCs w:val="24"/>
        </w:rPr>
        <w:t>1. Documentos necessários:</w:t>
      </w:r>
    </w:p>
    <w:p w14:paraId="632191D8" w14:textId="77777777" w:rsidR="0028201A" w:rsidRPr="00814388" w:rsidRDefault="0028201A" w:rsidP="0028201A">
      <w:pPr>
        <w:spacing w:after="0"/>
        <w:rPr>
          <w:rFonts w:cstheme="minorHAnsi"/>
          <w:b/>
          <w:sz w:val="24"/>
          <w:szCs w:val="24"/>
        </w:rPr>
      </w:pPr>
      <w:r w:rsidRPr="00814388">
        <w:rPr>
          <w:rFonts w:cstheme="minorHAnsi"/>
          <w:b/>
          <w:sz w:val="24"/>
          <w:szCs w:val="24"/>
        </w:rPr>
        <w:t xml:space="preserve">1.1 </w:t>
      </w:r>
      <w:r w:rsidRPr="00814388">
        <w:rPr>
          <w:rFonts w:cstheme="minorHAnsi"/>
          <w:bCs/>
          <w:sz w:val="24"/>
          <w:szCs w:val="24"/>
        </w:rPr>
        <w:t>Cartão de CNPJ;</w:t>
      </w:r>
    </w:p>
    <w:p w14:paraId="19E4FC50" w14:textId="77777777" w:rsidR="0028201A" w:rsidRPr="00814388" w:rsidRDefault="0028201A" w:rsidP="0028201A">
      <w:pPr>
        <w:spacing w:after="0"/>
        <w:rPr>
          <w:rFonts w:cstheme="minorHAnsi"/>
          <w:bCs/>
          <w:sz w:val="24"/>
          <w:szCs w:val="24"/>
        </w:rPr>
      </w:pPr>
      <w:r w:rsidRPr="00814388">
        <w:rPr>
          <w:rFonts w:cstheme="minorHAnsi"/>
          <w:b/>
          <w:bCs/>
          <w:sz w:val="24"/>
          <w:szCs w:val="24"/>
        </w:rPr>
        <w:t>1.2</w:t>
      </w:r>
      <w:r w:rsidRPr="00814388">
        <w:rPr>
          <w:rFonts w:cstheme="minorHAnsi"/>
          <w:sz w:val="24"/>
          <w:szCs w:val="24"/>
        </w:rPr>
        <w:t xml:space="preserve"> </w:t>
      </w:r>
      <w:r w:rsidRPr="00814388">
        <w:rPr>
          <w:rFonts w:cstheme="minorHAnsi"/>
          <w:bCs/>
          <w:sz w:val="24"/>
          <w:szCs w:val="24"/>
        </w:rPr>
        <w:t>Contrato Social e alteração contratual consolidada</w:t>
      </w:r>
      <w:r w:rsidRPr="00814388">
        <w:rPr>
          <w:rFonts w:cstheme="minorHAnsi"/>
          <w:b/>
          <w:bCs/>
          <w:sz w:val="24"/>
          <w:szCs w:val="24"/>
        </w:rPr>
        <w:t xml:space="preserve"> </w:t>
      </w:r>
      <w:r w:rsidRPr="00814388">
        <w:rPr>
          <w:rFonts w:cstheme="minorHAnsi"/>
          <w:bCs/>
          <w:sz w:val="24"/>
          <w:szCs w:val="24"/>
        </w:rPr>
        <w:t>ou Contrato Social Consolidado, arquivado na JUCEPAR; ou ainda Declaração do Empresário quando firma individual.</w:t>
      </w:r>
    </w:p>
    <w:p w14:paraId="00B051AC" w14:textId="77777777" w:rsidR="0028201A" w:rsidRPr="00814388" w:rsidRDefault="0028201A" w:rsidP="0028201A">
      <w:pPr>
        <w:spacing w:after="0"/>
        <w:rPr>
          <w:rFonts w:cstheme="minorHAnsi"/>
          <w:b/>
          <w:bCs/>
          <w:sz w:val="24"/>
          <w:szCs w:val="24"/>
        </w:rPr>
      </w:pPr>
      <w:r w:rsidRPr="00814388">
        <w:rPr>
          <w:rFonts w:cstheme="minorHAnsi"/>
          <w:bCs/>
          <w:sz w:val="24"/>
          <w:szCs w:val="24"/>
        </w:rPr>
        <w:t>Para órgãos públicos apresentar ata de criação, lei, decreto, declaração ou documento de criação da unidade, que deve constar a natureza do estabelecimento (Farmácia Básica, Laboratório, etc.) e o endereço;</w:t>
      </w:r>
    </w:p>
    <w:p w14:paraId="0739E757" w14:textId="77777777" w:rsidR="0028201A" w:rsidRPr="00D138E3" w:rsidRDefault="0028201A" w:rsidP="0028201A">
      <w:pPr>
        <w:spacing w:after="0"/>
        <w:rPr>
          <w:rFonts w:cstheme="minorHAnsi"/>
          <w:b/>
          <w:bCs/>
          <w:sz w:val="24"/>
          <w:szCs w:val="24"/>
        </w:rPr>
      </w:pPr>
      <w:r w:rsidRPr="00814388">
        <w:rPr>
          <w:rFonts w:cstheme="minorHAnsi"/>
          <w:sz w:val="24"/>
          <w:szCs w:val="24"/>
        </w:rPr>
        <w:t xml:space="preserve">Empresas </w:t>
      </w:r>
      <w:r w:rsidRPr="00D138E3">
        <w:rPr>
          <w:rFonts w:cstheme="minorHAnsi"/>
          <w:b/>
          <w:bCs/>
          <w:sz w:val="24"/>
          <w:szCs w:val="24"/>
        </w:rPr>
        <w:t>prestadoras de serviços</w:t>
      </w:r>
      <w:r w:rsidRPr="00814388">
        <w:rPr>
          <w:rFonts w:cstheme="minorHAnsi"/>
          <w:sz w:val="24"/>
          <w:szCs w:val="24"/>
        </w:rPr>
        <w:t xml:space="preserve"> como laboratórios de análises clínicas poderão ter seus contratos com registro no cartório de títulos e documentos</w:t>
      </w:r>
      <w:r w:rsidRPr="00D138E3">
        <w:rPr>
          <w:rFonts w:cstheme="minorHAnsi"/>
          <w:b/>
          <w:bCs/>
          <w:sz w:val="24"/>
          <w:szCs w:val="24"/>
        </w:rPr>
        <w:t>, não havendo, nesse caso, o registro na Junta Comercial do Paraná;</w:t>
      </w:r>
    </w:p>
    <w:p w14:paraId="536C9C65" w14:textId="77777777" w:rsidR="0028201A" w:rsidRPr="00814388" w:rsidRDefault="0028201A" w:rsidP="0028201A">
      <w:pPr>
        <w:spacing w:after="0"/>
        <w:rPr>
          <w:rFonts w:cstheme="minorHAnsi"/>
          <w:b/>
          <w:bCs/>
          <w:sz w:val="24"/>
          <w:szCs w:val="24"/>
        </w:rPr>
      </w:pPr>
    </w:p>
    <w:p w14:paraId="08B89EFB" w14:textId="7E9B0C8E" w:rsidR="0028201A" w:rsidRPr="00814388" w:rsidRDefault="0028201A" w:rsidP="0028201A">
      <w:pPr>
        <w:spacing w:after="0"/>
        <w:rPr>
          <w:rFonts w:cstheme="minorHAnsi"/>
          <w:b/>
          <w:bCs/>
          <w:sz w:val="24"/>
          <w:szCs w:val="24"/>
        </w:rPr>
      </w:pPr>
      <w:r w:rsidRPr="00814388">
        <w:rPr>
          <w:rFonts w:cstheme="minorHAnsi"/>
          <w:b/>
          <w:bCs/>
          <w:sz w:val="24"/>
          <w:szCs w:val="24"/>
        </w:rPr>
        <w:t>2.</w:t>
      </w:r>
      <w:r w:rsidRPr="00814388">
        <w:rPr>
          <w:rFonts w:cstheme="minorHAnsi"/>
          <w:bCs/>
          <w:sz w:val="24"/>
          <w:szCs w:val="24"/>
        </w:rPr>
        <w:t xml:space="preserve"> </w:t>
      </w:r>
      <w:r w:rsidRPr="00814388">
        <w:rPr>
          <w:rFonts w:cstheme="minorHAnsi"/>
          <w:b/>
          <w:bCs/>
          <w:sz w:val="24"/>
          <w:szCs w:val="24"/>
        </w:rPr>
        <w:t>Taxas:</w:t>
      </w:r>
      <w:r w:rsidR="00542372" w:rsidRPr="00542372">
        <w:t xml:space="preserve"> </w:t>
      </w:r>
      <w:r w:rsidR="00542372" w:rsidRPr="00542372">
        <w:rPr>
          <w:rFonts w:cstheme="minorHAnsi"/>
          <w:b/>
          <w:bCs/>
          <w:sz w:val="24"/>
          <w:szCs w:val="24"/>
        </w:rPr>
        <w:t>85.032.019</w:t>
      </w:r>
    </w:p>
    <w:p w14:paraId="2DB7BB88" w14:textId="77777777" w:rsidR="0028201A" w:rsidRPr="00814388" w:rsidRDefault="0028201A" w:rsidP="0028201A">
      <w:pPr>
        <w:spacing w:after="0"/>
        <w:rPr>
          <w:rFonts w:cstheme="minorHAnsi"/>
          <w:sz w:val="24"/>
          <w:szCs w:val="24"/>
        </w:rPr>
      </w:pPr>
      <w:r w:rsidRPr="00814388">
        <w:rPr>
          <w:rFonts w:cstheme="minorHAnsi"/>
          <w:b/>
          <w:bCs/>
          <w:sz w:val="24"/>
          <w:szCs w:val="24"/>
        </w:rPr>
        <w:t>2.1</w:t>
      </w:r>
      <w:r w:rsidRPr="00814388">
        <w:rPr>
          <w:rFonts w:cstheme="minorHAnsi"/>
          <w:sz w:val="24"/>
          <w:szCs w:val="24"/>
        </w:rPr>
        <w:t xml:space="preserve"> </w:t>
      </w:r>
      <w:r w:rsidRPr="00814388">
        <w:rPr>
          <w:rFonts w:cstheme="minorHAnsi"/>
          <w:bCs/>
          <w:sz w:val="24"/>
          <w:szCs w:val="24"/>
          <w:u w:val="single"/>
        </w:rPr>
        <w:t>Registro</w:t>
      </w:r>
      <w:r w:rsidRPr="00814388">
        <w:rPr>
          <w:rFonts w:cstheme="minorHAnsi"/>
          <w:bCs/>
          <w:sz w:val="24"/>
          <w:szCs w:val="24"/>
        </w:rPr>
        <w:t>;</w:t>
      </w:r>
    </w:p>
    <w:p w14:paraId="1123323C" w14:textId="77777777" w:rsidR="0028201A" w:rsidRPr="00814388" w:rsidRDefault="0028201A" w:rsidP="0028201A">
      <w:pPr>
        <w:spacing w:after="0"/>
        <w:rPr>
          <w:rFonts w:cstheme="minorHAnsi"/>
          <w:sz w:val="24"/>
          <w:szCs w:val="24"/>
        </w:rPr>
      </w:pPr>
      <w:r w:rsidRPr="00814388">
        <w:rPr>
          <w:rFonts w:cstheme="minorHAnsi"/>
          <w:sz w:val="24"/>
          <w:szCs w:val="24"/>
        </w:rPr>
        <w:t>Farmácias e laboratórios de hospitais</w:t>
      </w:r>
      <w:r w:rsidR="00967D29" w:rsidRPr="00814388">
        <w:rPr>
          <w:rFonts w:cstheme="minorHAnsi"/>
          <w:sz w:val="24"/>
          <w:szCs w:val="24"/>
        </w:rPr>
        <w:t>, clínicas e serviços de ambulância</w:t>
      </w:r>
      <w:r w:rsidRPr="00814388">
        <w:rPr>
          <w:rFonts w:cstheme="minorHAnsi"/>
          <w:sz w:val="24"/>
          <w:szCs w:val="24"/>
        </w:rPr>
        <w:t>: são isentos de taxas e Anuidade, a atividade básica não é a farmacêutica;</w:t>
      </w:r>
    </w:p>
    <w:p w14:paraId="0E4ADC7A" w14:textId="77777777" w:rsidR="0028201A" w:rsidRPr="00814388" w:rsidRDefault="0028201A" w:rsidP="0028201A">
      <w:pPr>
        <w:spacing w:after="0"/>
        <w:rPr>
          <w:rFonts w:cstheme="minorHAnsi"/>
          <w:sz w:val="24"/>
          <w:szCs w:val="24"/>
        </w:rPr>
      </w:pPr>
      <w:r w:rsidRPr="00814388">
        <w:rPr>
          <w:rFonts w:cstheme="minorHAnsi"/>
          <w:sz w:val="24"/>
          <w:szCs w:val="24"/>
        </w:rPr>
        <w:t>Farmácias e laboratórios de Prefeituras: são isentos de Anuidade;</w:t>
      </w:r>
    </w:p>
    <w:p w14:paraId="68F8DC08" w14:textId="77777777" w:rsidR="0028201A" w:rsidRPr="00814388" w:rsidRDefault="0028201A" w:rsidP="0028201A">
      <w:pPr>
        <w:spacing w:after="0"/>
        <w:rPr>
          <w:rFonts w:cstheme="minorHAnsi"/>
          <w:sz w:val="24"/>
          <w:szCs w:val="24"/>
        </w:rPr>
      </w:pPr>
      <w:r w:rsidRPr="00814388">
        <w:rPr>
          <w:rFonts w:cstheme="minorHAnsi"/>
          <w:sz w:val="24"/>
          <w:szCs w:val="24"/>
        </w:rPr>
        <w:t>Empresas filantrópicas (sem fins lucrativos) são isentos de taxas e Anuidade;</w:t>
      </w:r>
    </w:p>
    <w:p w14:paraId="50693736" w14:textId="77777777" w:rsidR="0028201A" w:rsidRPr="00814388" w:rsidRDefault="0028201A" w:rsidP="0028201A">
      <w:pPr>
        <w:spacing w:after="0"/>
        <w:rPr>
          <w:rFonts w:cstheme="minorHAnsi"/>
          <w:sz w:val="24"/>
          <w:szCs w:val="24"/>
        </w:rPr>
      </w:pPr>
      <w:r w:rsidRPr="00814388">
        <w:rPr>
          <w:rFonts w:cstheme="minorHAnsi"/>
          <w:sz w:val="24"/>
          <w:szCs w:val="24"/>
        </w:rPr>
        <w:t>Postos de Coleta Prestador de Serviço: (posto de coleta que não é extensão, nem filial de laboratório, apenas terceiriza o serviço de coleta para um laboratório). Conforme RDC302/2005 ANVISA, só pode prestar serviços para um único laboratório. Como a atividade básica desse estabelecimento é a coleta, cobrar taxa de registro de firma e Anuidade Proporcional;</w:t>
      </w:r>
    </w:p>
    <w:p w14:paraId="6F77F2BF" w14:textId="77777777" w:rsidR="0028201A" w:rsidRPr="00814388" w:rsidRDefault="0028201A" w:rsidP="0028201A">
      <w:pPr>
        <w:spacing w:after="0"/>
        <w:rPr>
          <w:rFonts w:cstheme="minorHAnsi"/>
          <w:sz w:val="24"/>
          <w:szCs w:val="24"/>
        </w:rPr>
      </w:pPr>
      <w:r w:rsidRPr="00814388">
        <w:rPr>
          <w:rFonts w:cstheme="minorHAnsi"/>
          <w:sz w:val="24"/>
          <w:szCs w:val="24"/>
        </w:rPr>
        <w:t>Filiais c/ matriz fora do estado s/ capital destacado no contrato social: cobrar Anuidade faixa 3.</w:t>
      </w:r>
    </w:p>
    <w:p w14:paraId="0EDE893C" w14:textId="77777777" w:rsidR="00F40D16" w:rsidRPr="00814388" w:rsidRDefault="00F40D16" w:rsidP="00F40D16">
      <w:pPr>
        <w:spacing w:after="0" w:line="240" w:lineRule="auto"/>
        <w:rPr>
          <w:rFonts w:cstheme="minorHAnsi"/>
          <w:sz w:val="24"/>
          <w:szCs w:val="24"/>
        </w:rPr>
      </w:pPr>
      <w:r w:rsidRPr="00814388">
        <w:rPr>
          <w:rFonts w:cstheme="minorHAnsi"/>
          <w:b/>
          <w:sz w:val="24"/>
          <w:szCs w:val="24"/>
        </w:rPr>
        <w:t>IMPORTANTE:</w:t>
      </w:r>
      <w:r w:rsidRPr="00814388">
        <w:rPr>
          <w:rFonts w:cstheme="minorHAnsi"/>
          <w:bCs/>
          <w:sz w:val="24"/>
          <w:szCs w:val="24"/>
        </w:rPr>
        <w:t xml:space="preserve"> </w:t>
      </w:r>
      <w:r w:rsidRPr="00814388">
        <w:rPr>
          <w:rFonts w:cstheme="minorHAnsi"/>
          <w:sz w:val="24"/>
          <w:szCs w:val="24"/>
        </w:rPr>
        <w:t xml:space="preserve">Filiais de farmácias com matriz no Paraná, da base territorial do SINDIFARMA e sem capital destacado no contrato social </w:t>
      </w:r>
      <w:r w:rsidRPr="00814388">
        <w:rPr>
          <w:rFonts w:cstheme="minorHAnsi"/>
          <w:b/>
          <w:bCs/>
          <w:sz w:val="24"/>
          <w:szCs w:val="24"/>
        </w:rPr>
        <w:t>não</w:t>
      </w:r>
      <w:r w:rsidRPr="00814388">
        <w:rPr>
          <w:rFonts w:cstheme="minorHAnsi"/>
          <w:sz w:val="24"/>
          <w:szCs w:val="24"/>
        </w:rPr>
        <w:t xml:space="preserve"> cobrar anuidade, mas deverá fazer o lançamento no sistema e informar o departamento de cobrança.</w:t>
      </w:r>
    </w:p>
    <w:p w14:paraId="47F554B4" w14:textId="77777777" w:rsidR="0028201A" w:rsidRPr="00814388" w:rsidRDefault="0028201A" w:rsidP="0028201A">
      <w:pPr>
        <w:spacing w:after="0"/>
        <w:rPr>
          <w:rFonts w:cstheme="minorHAnsi"/>
          <w:sz w:val="24"/>
          <w:szCs w:val="24"/>
        </w:rPr>
      </w:pPr>
    </w:p>
    <w:p w14:paraId="29BF52A9" w14:textId="77777777" w:rsidR="0028201A" w:rsidRPr="00814388" w:rsidRDefault="0028201A" w:rsidP="0028201A">
      <w:pPr>
        <w:spacing w:after="0"/>
        <w:rPr>
          <w:rFonts w:cstheme="minorHAnsi"/>
          <w:b/>
          <w:sz w:val="24"/>
          <w:szCs w:val="24"/>
        </w:rPr>
      </w:pPr>
      <w:r w:rsidRPr="00814388">
        <w:rPr>
          <w:rFonts w:cstheme="minorHAnsi"/>
          <w:b/>
          <w:sz w:val="24"/>
          <w:szCs w:val="24"/>
        </w:rPr>
        <w:t>3. Verificações:</w:t>
      </w:r>
    </w:p>
    <w:p w14:paraId="2BD2EBFF" w14:textId="77777777" w:rsidR="0028201A" w:rsidRPr="00814388" w:rsidRDefault="0028201A" w:rsidP="0028201A">
      <w:pPr>
        <w:spacing w:after="0"/>
        <w:rPr>
          <w:rFonts w:cstheme="minorHAnsi"/>
          <w:bCs/>
          <w:sz w:val="24"/>
          <w:szCs w:val="24"/>
        </w:rPr>
      </w:pPr>
      <w:r w:rsidRPr="00814388">
        <w:rPr>
          <w:rFonts w:cstheme="minorHAnsi"/>
          <w:b/>
          <w:sz w:val="24"/>
          <w:szCs w:val="24"/>
        </w:rPr>
        <w:t xml:space="preserve">3.1 </w:t>
      </w:r>
      <w:r w:rsidRPr="00814388">
        <w:rPr>
          <w:rFonts w:cstheme="minorHAnsi"/>
          <w:bCs/>
          <w:sz w:val="24"/>
          <w:szCs w:val="24"/>
        </w:rPr>
        <w:t xml:space="preserve">A solicitação é recebida por e-mail </w:t>
      </w:r>
      <w:hyperlink r:id="rId8" w:history="1">
        <w:r w:rsidRPr="00814388">
          <w:rPr>
            <w:rStyle w:val="Hyperlink"/>
            <w:rFonts w:cstheme="minorHAnsi"/>
            <w:bCs/>
            <w:sz w:val="24"/>
            <w:szCs w:val="24"/>
          </w:rPr>
          <w:t>registro.pj@crf-pr.org.br</w:t>
        </w:r>
      </w:hyperlink>
      <w:r w:rsidRPr="00814388">
        <w:rPr>
          <w:rFonts w:cstheme="minorHAnsi"/>
          <w:bCs/>
          <w:sz w:val="24"/>
          <w:szCs w:val="24"/>
        </w:rPr>
        <w:t>, se não apresentar a documentação solicitada, deverá responder o e-mail solicitando os documentos faltantes antes de começar o procedimento; A documentação completa e cópia do e-mail deverá ser salva em pasta para ser inserida no sistema no final do procedimento.</w:t>
      </w:r>
    </w:p>
    <w:p w14:paraId="55B45DDE" w14:textId="77777777" w:rsidR="0028201A" w:rsidRPr="00814388" w:rsidRDefault="0028201A" w:rsidP="0028201A">
      <w:pPr>
        <w:spacing w:after="0"/>
        <w:rPr>
          <w:rFonts w:cstheme="minorHAnsi"/>
          <w:sz w:val="24"/>
          <w:szCs w:val="24"/>
        </w:rPr>
      </w:pPr>
      <w:r w:rsidRPr="00814388">
        <w:rPr>
          <w:rFonts w:cstheme="minorHAnsi"/>
          <w:b/>
          <w:sz w:val="24"/>
          <w:szCs w:val="24"/>
        </w:rPr>
        <w:t xml:space="preserve">3.2 </w:t>
      </w:r>
      <w:r w:rsidRPr="00814388">
        <w:rPr>
          <w:rFonts w:cstheme="minorHAnsi"/>
          <w:sz w:val="24"/>
          <w:szCs w:val="24"/>
        </w:rPr>
        <w:t>No Contrato Social deverá ser observado o ramo de atividade (objeto social da empresa ou da filial especificamente), endereço completo, alterações existentes, qualificação de sócios, nome, endereço e CPF do(s) sócio(s) gerente(s). Médicos não podem ser sócios de Farmácias ou Drogarias, exceto Farmácias Hospitalares (Decreto n.º 20931/32, Art. 16, item G);</w:t>
      </w:r>
    </w:p>
    <w:p w14:paraId="0381EB63" w14:textId="77777777" w:rsidR="0028201A" w:rsidRPr="00814388" w:rsidRDefault="0028201A" w:rsidP="0028201A">
      <w:pPr>
        <w:spacing w:after="0"/>
        <w:rPr>
          <w:rFonts w:cstheme="minorHAnsi"/>
          <w:b/>
          <w:bCs/>
          <w:sz w:val="24"/>
          <w:szCs w:val="24"/>
        </w:rPr>
      </w:pPr>
    </w:p>
    <w:p w14:paraId="2A2FF15C" w14:textId="77777777" w:rsidR="0028201A" w:rsidRPr="00814388" w:rsidRDefault="0028201A" w:rsidP="0028201A">
      <w:pPr>
        <w:spacing w:after="0"/>
        <w:rPr>
          <w:rFonts w:cstheme="minorHAnsi"/>
          <w:b/>
          <w:bCs/>
          <w:sz w:val="24"/>
          <w:szCs w:val="24"/>
        </w:rPr>
      </w:pPr>
      <w:r w:rsidRPr="00814388">
        <w:rPr>
          <w:rFonts w:cstheme="minorHAnsi"/>
          <w:b/>
          <w:bCs/>
          <w:sz w:val="24"/>
          <w:szCs w:val="24"/>
        </w:rPr>
        <w:t>No SAGICON</w:t>
      </w:r>
    </w:p>
    <w:p w14:paraId="0C4B1956" w14:textId="77777777" w:rsidR="0028201A" w:rsidRPr="00814388" w:rsidRDefault="0028201A" w:rsidP="0028201A">
      <w:pPr>
        <w:spacing w:after="0"/>
        <w:rPr>
          <w:rFonts w:cstheme="minorHAnsi"/>
          <w:b/>
          <w:bCs/>
          <w:sz w:val="24"/>
          <w:szCs w:val="24"/>
        </w:rPr>
      </w:pPr>
      <w:r w:rsidRPr="00814388">
        <w:rPr>
          <w:rFonts w:cstheme="minorHAnsi"/>
          <w:b/>
          <w:bCs/>
          <w:sz w:val="24"/>
          <w:szCs w:val="24"/>
        </w:rPr>
        <w:t xml:space="preserve">Cadastro de Firma </w:t>
      </w:r>
    </w:p>
    <w:p w14:paraId="3817B396" w14:textId="77777777" w:rsidR="0028201A" w:rsidRPr="00814388" w:rsidRDefault="0028201A" w:rsidP="0028201A">
      <w:pPr>
        <w:spacing w:after="0"/>
        <w:rPr>
          <w:rFonts w:cstheme="minorHAnsi"/>
          <w:sz w:val="24"/>
          <w:szCs w:val="24"/>
        </w:rPr>
      </w:pPr>
      <w:r w:rsidRPr="00814388">
        <w:rPr>
          <w:rFonts w:cstheme="minorHAnsi"/>
          <w:sz w:val="24"/>
          <w:szCs w:val="24"/>
        </w:rPr>
        <w:t>Consultar pelo CNPJ ou nome completo se já tem cadastro no CRF/PR, se houver o procedimento será reabilitação de registro.</w:t>
      </w:r>
    </w:p>
    <w:p w14:paraId="005155F1" w14:textId="77777777" w:rsidR="0028201A" w:rsidRPr="00814388" w:rsidRDefault="0028201A" w:rsidP="0028201A">
      <w:pPr>
        <w:pStyle w:val="Corpodetexto3"/>
        <w:spacing w:after="0" w:line="240" w:lineRule="auto"/>
        <w:rPr>
          <w:rFonts w:cstheme="minorHAnsi"/>
          <w:szCs w:val="24"/>
          <w:u w:val="single"/>
        </w:rPr>
      </w:pPr>
      <w:r w:rsidRPr="00814388">
        <w:rPr>
          <w:rFonts w:cstheme="minorHAnsi"/>
          <w:szCs w:val="24"/>
          <w:u w:val="single"/>
        </w:rPr>
        <w:t>Dados l:</w:t>
      </w:r>
    </w:p>
    <w:p w14:paraId="4B5AA6DD" w14:textId="77777777" w:rsidR="0028201A" w:rsidRPr="00814388" w:rsidRDefault="0028201A" w:rsidP="0028201A">
      <w:pPr>
        <w:spacing w:after="0"/>
        <w:rPr>
          <w:rFonts w:cstheme="minorHAnsi"/>
          <w:sz w:val="24"/>
          <w:szCs w:val="24"/>
        </w:rPr>
      </w:pPr>
      <w:r w:rsidRPr="00814388">
        <w:rPr>
          <w:rFonts w:cstheme="minorHAnsi"/>
          <w:b/>
          <w:bCs/>
          <w:sz w:val="24"/>
          <w:szCs w:val="24"/>
        </w:rPr>
        <w:t>CNPJ</w:t>
      </w:r>
      <w:r w:rsidRPr="00814388">
        <w:rPr>
          <w:rFonts w:cstheme="minorHAnsi"/>
          <w:sz w:val="24"/>
          <w:szCs w:val="24"/>
        </w:rPr>
        <w:t>: Número do CNPJ informado;</w:t>
      </w:r>
    </w:p>
    <w:p w14:paraId="6FC03B7C" w14:textId="77777777" w:rsidR="0028201A" w:rsidRPr="00814388" w:rsidRDefault="0028201A" w:rsidP="0028201A">
      <w:pPr>
        <w:spacing w:after="0"/>
        <w:rPr>
          <w:rFonts w:cstheme="minorHAnsi"/>
          <w:sz w:val="24"/>
          <w:szCs w:val="24"/>
        </w:rPr>
      </w:pPr>
      <w:r w:rsidRPr="00814388">
        <w:rPr>
          <w:rFonts w:cstheme="minorHAnsi"/>
          <w:b/>
          <w:bCs/>
          <w:sz w:val="24"/>
          <w:szCs w:val="24"/>
        </w:rPr>
        <w:t>Capital Social</w:t>
      </w:r>
      <w:r w:rsidRPr="00814388">
        <w:rPr>
          <w:rFonts w:cstheme="minorHAnsi"/>
          <w:sz w:val="24"/>
          <w:szCs w:val="24"/>
        </w:rPr>
        <w:t>: Valor do Capital informado;</w:t>
      </w:r>
    </w:p>
    <w:p w14:paraId="3CB6EC0C" w14:textId="77777777" w:rsidR="0028201A" w:rsidRPr="00814388" w:rsidRDefault="0028201A" w:rsidP="0028201A">
      <w:pPr>
        <w:spacing w:after="0"/>
        <w:rPr>
          <w:rFonts w:cstheme="minorHAnsi"/>
          <w:sz w:val="24"/>
          <w:szCs w:val="24"/>
        </w:rPr>
      </w:pPr>
      <w:r w:rsidRPr="00814388">
        <w:rPr>
          <w:rFonts w:cstheme="minorHAnsi"/>
          <w:b/>
          <w:bCs/>
          <w:sz w:val="24"/>
          <w:szCs w:val="24"/>
        </w:rPr>
        <w:t>Razão Social</w:t>
      </w:r>
      <w:r w:rsidRPr="00814388">
        <w:rPr>
          <w:rFonts w:cstheme="minorHAnsi"/>
          <w:sz w:val="24"/>
          <w:szCs w:val="24"/>
        </w:rPr>
        <w:t>: Nome completo da empresa com acentuação;</w:t>
      </w:r>
    </w:p>
    <w:p w14:paraId="508A66B2" w14:textId="77777777" w:rsidR="0028201A" w:rsidRPr="00814388" w:rsidRDefault="0028201A" w:rsidP="0028201A">
      <w:pPr>
        <w:spacing w:after="0"/>
        <w:rPr>
          <w:rFonts w:cstheme="minorHAnsi"/>
          <w:sz w:val="24"/>
          <w:szCs w:val="24"/>
        </w:rPr>
      </w:pPr>
      <w:r w:rsidRPr="00814388">
        <w:rPr>
          <w:rFonts w:cstheme="minorHAnsi"/>
          <w:b/>
          <w:bCs/>
          <w:sz w:val="24"/>
          <w:szCs w:val="24"/>
        </w:rPr>
        <w:t>Fantasia</w:t>
      </w:r>
      <w:r w:rsidRPr="00814388">
        <w:rPr>
          <w:rFonts w:cstheme="minorHAnsi"/>
          <w:sz w:val="24"/>
          <w:szCs w:val="24"/>
        </w:rPr>
        <w:t>: Informar a natureza de acordo com a tabela própria e o nome fantasia;</w:t>
      </w:r>
    </w:p>
    <w:p w14:paraId="68928870" w14:textId="77777777" w:rsidR="0028201A" w:rsidRPr="00814388" w:rsidRDefault="0028201A" w:rsidP="0028201A">
      <w:pPr>
        <w:spacing w:after="0"/>
        <w:rPr>
          <w:rFonts w:cstheme="minorHAnsi"/>
          <w:sz w:val="24"/>
          <w:szCs w:val="24"/>
        </w:rPr>
      </w:pPr>
      <w:r w:rsidRPr="00814388">
        <w:rPr>
          <w:rFonts w:cstheme="minorHAnsi"/>
          <w:b/>
          <w:bCs/>
          <w:sz w:val="24"/>
          <w:szCs w:val="24"/>
        </w:rPr>
        <w:t>Possui Matriz</w:t>
      </w:r>
      <w:r w:rsidRPr="00814388">
        <w:rPr>
          <w:rFonts w:cstheme="minorHAnsi"/>
          <w:sz w:val="24"/>
          <w:szCs w:val="24"/>
        </w:rPr>
        <w:t xml:space="preserve">: Assinalar se a matriz é no estado; </w:t>
      </w:r>
    </w:p>
    <w:p w14:paraId="58891F5B" w14:textId="77777777" w:rsidR="0028201A" w:rsidRPr="00814388" w:rsidRDefault="0028201A" w:rsidP="0028201A">
      <w:pPr>
        <w:spacing w:after="0"/>
        <w:rPr>
          <w:rFonts w:cstheme="minorHAnsi"/>
          <w:sz w:val="24"/>
          <w:szCs w:val="24"/>
        </w:rPr>
      </w:pPr>
      <w:r w:rsidRPr="00814388">
        <w:rPr>
          <w:rFonts w:cstheme="minorHAnsi"/>
          <w:b/>
          <w:bCs/>
          <w:sz w:val="24"/>
          <w:szCs w:val="24"/>
        </w:rPr>
        <w:lastRenderedPageBreak/>
        <w:t>Insc. Matriz</w:t>
      </w:r>
      <w:r w:rsidRPr="00814388">
        <w:rPr>
          <w:rFonts w:cstheme="minorHAnsi"/>
          <w:sz w:val="24"/>
          <w:szCs w:val="24"/>
        </w:rPr>
        <w:t>: Informar n.º da inscrição da matriz;</w:t>
      </w:r>
    </w:p>
    <w:p w14:paraId="1F84CAC4" w14:textId="77777777" w:rsidR="0028201A" w:rsidRPr="00814388" w:rsidRDefault="0028201A" w:rsidP="0028201A">
      <w:pPr>
        <w:spacing w:after="0"/>
        <w:rPr>
          <w:rFonts w:cstheme="minorHAnsi"/>
          <w:sz w:val="24"/>
          <w:szCs w:val="24"/>
        </w:rPr>
      </w:pPr>
      <w:r w:rsidRPr="00814388">
        <w:rPr>
          <w:rFonts w:cstheme="minorHAnsi"/>
          <w:b/>
          <w:bCs/>
          <w:sz w:val="24"/>
          <w:szCs w:val="24"/>
        </w:rPr>
        <w:t>Matriz em outra UF</w:t>
      </w:r>
      <w:r w:rsidRPr="00814388">
        <w:rPr>
          <w:rFonts w:cstheme="minorHAnsi"/>
          <w:sz w:val="24"/>
          <w:szCs w:val="24"/>
        </w:rPr>
        <w:t>: Assinalar se a matriz é fora do estado;</w:t>
      </w:r>
    </w:p>
    <w:p w14:paraId="44637979" w14:textId="77777777" w:rsidR="0028201A" w:rsidRPr="00814388" w:rsidRDefault="0028201A" w:rsidP="0028201A">
      <w:pPr>
        <w:spacing w:after="0"/>
        <w:rPr>
          <w:rFonts w:cstheme="minorHAnsi"/>
          <w:sz w:val="24"/>
          <w:szCs w:val="24"/>
        </w:rPr>
      </w:pPr>
      <w:r w:rsidRPr="00814388">
        <w:rPr>
          <w:rFonts w:cstheme="minorHAnsi"/>
          <w:b/>
          <w:bCs/>
          <w:sz w:val="24"/>
          <w:szCs w:val="24"/>
        </w:rPr>
        <w:t>Situação da Firma</w:t>
      </w:r>
      <w:r w:rsidRPr="00814388">
        <w:rPr>
          <w:rFonts w:cstheme="minorHAnsi"/>
          <w:sz w:val="24"/>
          <w:szCs w:val="24"/>
        </w:rPr>
        <w:t>: Ilegal;</w:t>
      </w:r>
    </w:p>
    <w:p w14:paraId="3738009B" w14:textId="77777777" w:rsidR="0028201A" w:rsidRPr="00814388" w:rsidRDefault="0028201A" w:rsidP="0028201A">
      <w:pPr>
        <w:spacing w:after="0"/>
        <w:rPr>
          <w:rFonts w:cstheme="minorHAnsi"/>
          <w:sz w:val="24"/>
          <w:szCs w:val="24"/>
        </w:rPr>
      </w:pPr>
      <w:r w:rsidRPr="00814388">
        <w:rPr>
          <w:rFonts w:cstheme="minorHAnsi"/>
          <w:b/>
          <w:bCs/>
          <w:sz w:val="24"/>
          <w:szCs w:val="24"/>
        </w:rPr>
        <w:t>Categoria da Empresa</w:t>
      </w:r>
      <w:r w:rsidRPr="00814388">
        <w:rPr>
          <w:rFonts w:cstheme="minorHAnsi"/>
          <w:sz w:val="24"/>
          <w:szCs w:val="24"/>
        </w:rPr>
        <w:t>: Informar de acordo com o Contrato Social Apresentado;</w:t>
      </w:r>
    </w:p>
    <w:p w14:paraId="7A7C187D" w14:textId="77777777" w:rsidR="0028201A" w:rsidRPr="00814388" w:rsidRDefault="0028201A" w:rsidP="0028201A">
      <w:pPr>
        <w:spacing w:after="0"/>
        <w:rPr>
          <w:rFonts w:cstheme="minorHAnsi"/>
          <w:sz w:val="24"/>
          <w:szCs w:val="24"/>
        </w:rPr>
      </w:pPr>
      <w:r w:rsidRPr="00814388">
        <w:rPr>
          <w:rFonts w:cstheme="minorHAnsi"/>
          <w:b/>
          <w:bCs/>
          <w:sz w:val="24"/>
          <w:szCs w:val="24"/>
        </w:rPr>
        <w:t>Natureza de Atividade</w:t>
      </w:r>
      <w:r w:rsidRPr="00814388">
        <w:rPr>
          <w:rFonts w:cstheme="minorHAnsi"/>
          <w:sz w:val="24"/>
          <w:szCs w:val="24"/>
        </w:rPr>
        <w:t>: Informar de acordo com o ramo de atividade;</w:t>
      </w:r>
    </w:p>
    <w:p w14:paraId="05C47FFB" w14:textId="77777777" w:rsidR="0028201A" w:rsidRPr="00814388" w:rsidRDefault="0028201A" w:rsidP="0028201A">
      <w:pPr>
        <w:spacing w:after="0"/>
        <w:rPr>
          <w:rFonts w:cstheme="minorHAnsi"/>
          <w:sz w:val="24"/>
          <w:szCs w:val="24"/>
        </w:rPr>
      </w:pPr>
      <w:r w:rsidRPr="00814388">
        <w:rPr>
          <w:rFonts w:cstheme="minorHAnsi"/>
          <w:b/>
          <w:bCs/>
          <w:sz w:val="24"/>
          <w:szCs w:val="24"/>
        </w:rPr>
        <w:t>Isento Anuidade</w:t>
      </w:r>
      <w:r w:rsidRPr="00814388">
        <w:rPr>
          <w:rFonts w:cstheme="minorHAnsi"/>
          <w:sz w:val="24"/>
          <w:szCs w:val="24"/>
        </w:rPr>
        <w:t xml:space="preserve">: assinalar para empresas isentas (Prefeituras, </w:t>
      </w:r>
      <w:proofErr w:type="spellStart"/>
      <w:r w:rsidRPr="00814388">
        <w:rPr>
          <w:rFonts w:cstheme="minorHAnsi"/>
          <w:sz w:val="24"/>
          <w:szCs w:val="24"/>
        </w:rPr>
        <w:t>etc</w:t>
      </w:r>
      <w:proofErr w:type="spellEnd"/>
      <w:r w:rsidRPr="00814388">
        <w:rPr>
          <w:rFonts w:cstheme="minorHAnsi"/>
          <w:sz w:val="24"/>
          <w:szCs w:val="24"/>
        </w:rPr>
        <w:t xml:space="preserve">) </w:t>
      </w:r>
    </w:p>
    <w:p w14:paraId="5E6E6A5E" w14:textId="77777777" w:rsidR="0028201A" w:rsidRPr="00814388" w:rsidRDefault="0028201A" w:rsidP="0028201A">
      <w:pPr>
        <w:spacing w:after="0"/>
        <w:rPr>
          <w:rFonts w:cstheme="minorHAnsi"/>
          <w:b/>
          <w:bCs/>
          <w:sz w:val="24"/>
          <w:szCs w:val="24"/>
          <w:u w:val="single"/>
        </w:rPr>
      </w:pPr>
    </w:p>
    <w:p w14:paraId="4CF37C1A" w14:textId="77777777" w:rsidR="0028201A" w:rsidRPr="00814388" w:rsidRDefault="0028201A" w:rsidP="0028201A">
      <w:pPr>
        <w:spacing w:after="0"/>
        <w:rPr>
          <w:rFonts w:cstheme="minorHAnsi"/>
          <w:b/>
          <w:bCs/>
          <w:sz w:val="24"/>
          <w:szCs w:val="24"/>
        </w:rPr>
      </w:pPr>
      <w:r w:rsidRPr="00814388">
        <w:rPr>
          <w:rFonts w:cstheme="minorHAnsi"/>
          <w:b/>
          <w:bCs/>
          <w:sz w:val="24"/>
          <w:szCs w:val="24"/>
          <w:u w:val="single"/>
        </w:rPr>
        <w:t xml:space="preserve">Dados </w:t>
      </w:r>
      <w:proofErr w:type="spellStart"/>
      <w:r w:rsidRPr="00814388">
        <w:rPr>
          <w:rFonts w:cstheme="minorHAnsi"/>
          <w:b/>
          <w:bCs/>
          <w:sz w:val="24"/>
          <w:szCs w:val="24"/>
          <w:u w:val="single"/>
        </w:rPr>
        <w:t>ll</w:t>
      </w:r>
      <w:proofErr w:type="spellEnd"/>
      <w:r w:rsidRPr="00814388">
        <w:rPr>
          <w:rFonts w:cstheme="minorHAnsi"/>
          <w:b/>
          <w:bCs/>
          <w:sz w:val="24"/>
          <w:szCs w:val="24"/>
        </w:rPr>
        <w:t>:</w:t>
      </w:r>
    </w:p>
    <w:p w14:paraId="33ECD720" w14:textId="77777777" w:rsidR="0028201A" w:rsidRPr="00814388" w:rsidRDefault="0028201A" w:rsidP="0028201A">
      <w:pPr>
        <w:spacing w:after="0"/>
        <w:rPr>
          <w:rFonts w:cstheme="minorHAnsi"/>
          <w:sz w:val="24"/>
          <w:szCs w:val="24"/>
        </w:rPr>
      </w:pPr>
      <w:r w:rsidRPr="00814388">
        <w:rPr>
          <w:rFonts w:cstheme="minorHAnsi"/>
          <w:b/>
          <w:bCs/>
          <w:sz w:val="24"/>
          <w:szCs w:val="24"/>
        </w:rPr>
        <w:t>Data aprovação plenária</w:t>
      </w:r>
      <w:r w:rsidRPr="00814388">
        <w:rPr>
          <w:rFonts w:cstheme="minorHAnsi"/>
          <w:sz w:val="24"/>
          <w:szCs w:val="24"/>
        </w:rPr>
        <w:t>: Data do plenário;</w:t>
      </w:r>
    </w:p>
    <w:p w14:paraId="2005ACC3" w14:textId="77777777" w:rsidR="0028201A" w:rsidRPr="00814388" w:rsidRDefault="0028201A" w:rsidP="0028201A">
      <w:pPr>
        <w:spacing w:after="0"/>
        <w:rPr>
          <w:rFonts w:cstheme="minorHAnsi"/>
          <w:sz w:val="24"/>
          <w:szCs w:val="24"/>
        </w:rPr>
      </w:pPr>
      <w:r w:rsidRPr="00814388">
        <w:rPr>
          <w:rFonts w:cstheme="minorHAnsi"/>
          <w:b/>
          <w:bCs/>
          <w:sz w:val="24"/>
          <w:szCs w:val="24"/>
        </w:rPr>
        <w:t>Data Abertura da Firma</w:t>
      </w:r>
      <w:r w:rsidRPr="00814388">
        <w:rPr>
          <w:rFonts w:cstheme="minorHAnsi"/>
          <w:sz w:val="24"/>
          <w:szCs w:val="24"/>
        </w:rPr>
        <w:t>: Data do carimbo da JUCEPAR no Contrato Social;</w:t>
      </w:r>
    </w:p>
    <w:p w14:paraId="14C168EB" w14:textId="77777777" w:rsidR="0028201A" w:rsidRPr="00814388" w:rsidRDefault="0028201A" w:rsidP="0028201A">
      <w:pPr>
        <w:spacing w:after="0"/>
        <w:rPr>
          <w:rFonts w:cstheme="minorHAnsi"/>
          <w:b/>
          <w:bCs/>
          <w:sz w:val="24"/>
          <w:szCs w:val="24"/>
          <w:u w:val="single"/>
        </w:rPr>
      </w:pPr>
      <w:r w:rsidRPr="00814388">
        <w:rPr>
          <w:rFonts w:cstheme="minorHAnsi"/>
          <w:b/>
          <w:bCs/>
          <w:sz w:val="24"/>
          <w:szCs w:val="24"/>
          <w:u w:val="single"/>
        </w:rPr>
        <w:t>Contatos:</w:t>
      </w:r>
    </w:p>
    <w:p w14:paraId="5AE2BC10" w14:textId="77777777" w:rsidR="0028201A" w:rsidRPr="00814388" w:rsidRDefault="0028201A" w:rsidP="0028201A">
      <w:pPr>
        <w:spacing w:after="0"/>
        <w:rPr>
          <w:rFonts w:cstheme="minorHAnsi"/>
          <w:sz w:val="24"/>
          <w:szCs w:val="24"/>
        </w:rPr>
      </w:pPr>
      <w:r w:rsidRPr="00814388">
        <w:rPr>
          <w:rFonts w:cstheme="minorHAnsi"/>
          <w:b/>
          <w:bCs/>
          <w:sz w:val="24"/>
          <w:szCs w:val="24"/>
        </w:rPr>
        <w:t>CEP</w:t>
      </w:r>
      <w:r w:rsidRPr="00814388">
        <w:rPr>
          <w:rFonts w:cstheme="minorHAnsi"/>
          <w:sz w:val="24"/>
          <w:szCs w:val="24"/>
        </w:rPr>
        <w:t xml:space="preserve"> Informar o CEP e consultar </w:t>
      </w:r>
      <w:r w:rsidRPr="00814388">
        <w:rPr>
          <w:rFonts w:cstheme="minorHAnsi"/>
          <w:noProof/>
          <w:sz w:val="24"/>
          <w:szCs w:val="24"/>
          <w:lang w:eastAsia="pt-BR"/>
        </w:rPr>
        <w:drawing>
          <wp:inline distT="0" distB="0" distL="0" distR="0" wp14:anchorId="4F3B83E1" wp14:editId="393F1C4A">
            <wp:extent cx="142875" cy="142875"/>
            <wp:effectExtent l="0" t="0" r="9525" b="9525"/>
            <wp:docPr id="1" name="Gráfico 1" descr="Lupa com preenchiment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áfico 1" descr="Lupa com preenchimento sólido"/>
                    <pic:cNvPicPr/>
                  </pic:nvPicPr>
                  <pic:blipFill>
                    <a:blip r:embed="rId9" cstate="print">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142875" cy="142875"/>
                    </a:xfrm>
                    <a:prstGeom prst="rect">
                      <a:avLst/>
                    </a:prstGeom>
                  </pic:spPr>
                </pic:pic>
              </a:graphicData>
            </a:graphic>
          </wp:inline>
        </w:drawing>
      </w:r>
      <w:r w:rsidRPr="00814388">
        <w:rPr>
          <w:rFonts w:cstheme="minorHAnsi"/>
          <w:sz w:val="24"/>
          <w:szCs w:val="24"/>
        </w:rPr>
        <w:t xml:space="preserve"> ... cidade, bairro e rua será informado, deverá informar o n.º e complemento (quando houver);</w:t>
      </w:r>
    </w:p>
    <w:p w14:paraId="47559099" w14:textId="77777777" w:rsidR="0028201A" w:rsidRPr="00814388" w:rsidRDefault="0028201A" w:rsidP="0028201A">
      <w:pPr>
        <w:spacing w:after="0"/>
        <w:rPr>
          <w:rFonts w:cstheme="minorHAnsi"/>
          <w:sz w:val="24"/>
          <w:szCs w:val="24"/>
        </w:rPr>
      </w:pPr>
      <w:r w:rsidRPr="00814388">
        <w:rPr>
          <w:rFonts w:cstheme="minorHAnsi"/>
          <w:b/>
          <w:bCs/>
          <w:sz w:val="24"/>
          <w:szCs w:val="24"/>
        </w:rPr>
        <w:t xml:space="preserve">Alterar endereço manualmente: </w:t>
      </w:r>
      <w:r w:rsidRPr="00814388">
        <w:rPr>
          <w:rFonts w:cstheme="minorHAnsi"/>
          <w:sz w:val="24"/>
          <w:szCs w:val="24"/>
        </w:rPr>
        <w:t>Utilize para municípios que não tem CEP por rua.</w:t>
      </w:r>
    </w:p>
    <w:p w14:paraId="38990ECE" w14:textId="77777777" w:rsidR="0028201A" w:rsidRPr="00814388" w:rsidRDefault="0028201A" w:rsidP="0028201A">
      <w:pPr>
        <w:spacing w:after="0"/>
        <w:rPr>
          <w:rFonts w:cstheme="minorHAnsi"/>
          <w:sz w:val="24"/>
          <w:szCs w:val="24"/>
        </w:rPr>
      </w:pPr>
      <w:r w:rsidRPr="00814388">
        <w:rPr>
          <w:rFonts w:cstheme="minorHAnsi"/>
          <w:sz w:val="24"/>
          <w:szCs w:val="24"/>
        </w:rPr>
        <w:t>Utilizar também para informar as áreas da fiscalização (</w:t>
      </w:r>
      <w:proofErr w:type="spellStart"/>
      <w:r w:rsidRPr="00814388">
        <w:rPr>
          <w:rFonts w:cstheme="minorHAnsi"/>
          <w:sz w:val="24"/>
          <w:szCs w:val="24"/>
        </w:rPr>
        <w:t>Ctba</w:t>
      </w:r>
      <w:proofErr w:type="spellEnd"/>
      <w:r w:rsidRPr="00814388">
        <w:rPr>
          <w:rFonts w:cstheme="minorHAnsi"/>
          <w:sz w:val="24"/>
          <w:szCs w:val="24"/>
        </w:rPr>
        <w:t xml:space="preserve"> I, II ou III e </w:t>
      </w:r>
      <w:proofErr w:type="spellStart"/>
      <w:r w:rsidRPr="00814388">
        <w:rPr>
          <w:rFonts w:cstheme="minorHAnsi"/>
          <w:sz w:val="24"/>
          <w:szCs w:val="24"/>
        </w:rPr>
        <w:t>Mgá</w:t>
      </w:r>
      <w:proofErr w:type="spellEnd"/>
      <w:r w:rsidRPr="00814388">
        <w:rPr>
          <w:rFonts w:cstheme="minorHAnsi"/>
          <w:sz w:val="24"/>
          <w:szCs w:val="24"/>
        </w:rPr>
        <w:t xml:space="preserve"> I e II).</w:t>
      </w:r>
    </w:p>
    <w:p w14:paraId="62D9CAC7" w14:textId="77777777" w:rsidR="0028201A" w:rsidRPr="00814388" w:rsidRDefault="0028201A" w:rsidP="0028201A">
      <w:pPr>
        <w:spacing w:after="0"/>
        <w:rPr>
          <w:rFonts w:cstheme="minorHAnsi"/>
          <w:sz w:val="24"/>
          <w:szCs w:val="24"/>
        </w:rPr>
      </w:pPr>
      <w:r w:rsidRPr="00814388">
        <w:rPr>
          <w:rFonts w:cstheme="minorHAnsi"/>
          <w:b/>
          <w:bCs/>
          <w:sz w:val="24"/>
          <w:szCs w:val="24"/>
        </w:rPr>
        <w:t>Celular, Telefone e E-mail Principal:</w:t>
      </w:r>
      <w:r w:rsidRPr="00814388">
        <w:rPr>
          <w:rFonts w:cstheme="minorHAnsi"/>
          <w:sz w:val="24"/>
          <w:szCs w:val="24"/>
        </w:rPr>
        <w:t xml:space="preserve"> Lançar conforme informado</w:t>
      </w:r>
      <w:r w:rsidR="006B7F28" w:rsidRPr="00814388">
        <w:rPr>
          <w:rFonts w:cstheme="minorHAnsi"/>
          <w:sz w:val="24"/>
          <w:szCs w:val="24"/>
        </w:rPr>
        <w:t>.</w:t>
      </w:r>
    </w:p>
    <w:p w14:paraId="58451B3E" w14:textId="77777777" w:rsidR="0028201A" w:rsidRPr="00814388" w:rsidRDefault="0028201A" w:rsidP="0028201A">
      <w:pPr>
        <w:spacing w:after="0"/>
        <w:rPr>
          <w:rFonts w:cstheme="minorHAnsi"/>
          <w:b/>
          <w:bCs/>
          <w:sz w:val="24"/>
          <w:szCs w:val="24"/>
          <w:u w:val="single"/>
        </w:rPr>
      </w:pPr>
    </w:p>
    <w:p w14:paraId="6E330964" w14:textId="77777777" w:rsidR="0028201A" w:rsidRPr="00814388" w:rsidRDefault="0028201A" w:rsidP="0028201A">
      <w:pPr>
        <w:spacing w:after="0"/>
        <w:rPr>
          <w:rFonts w:cstheme="minorHAnsi"/>
          <w:b/>
          <w:bCs/>
          <w:sz w:val="24"/>
          <w:szCs w:val="24"/>
        </w:rPr>
      </w:pPr>
      <w:r w:rsidRPr="00814388">
        <w:rPr>
          <w:rFonts w:cstheme="minorHAnsi"/>
          <w:b/>
          <w:bCs/>
          <w:sz w:val="24"/>
          <w:szCs w:val="24"/>
          <w:u w:val="single"/>
        </w:rPr>
        <w:t>Sócios:</w:t>
      </w:r>
      <w:r w:rsidRPr="00814388">
        <w:rPr>
          <w:rFonts w:cstheme="minorHAnsi"/>
          <w:b/>
          <w:bCs/>
          <w:sz w:val="24"/>
          <w:szCs w:val="24"/>
        </w:rPr>
        <w:t xml:space="preserve"> </w:t>
      </w:r>
    </w:p>
    <w:p w14:paraId="36FC2270" w14:textId="77777777" w:rsidR="0028201A" w:rsidRPr="00814388" w:rsidRDefault="0028201A" w:rsidP="0028201A">
      <w:pPr>
        <w:spacing w:after="0"/>
        <w:rPr>
          <w:rFonts w:cstheme="minorHAnsi"/>
          <w:b/>
          <w:bCs/>
          <w:sz w:val="24"/>
          <w:szCs w:val="24"/>
        </w:rPr>
      </w:pPr>
      <w:r w:rsidRPr="00814388">
        <w:rPr>
          <w:rFonts w:cstheme="minorHAnsi"/>
          <w:b/>
          <w:bCs/>
          <w:sz w:val="24"/>
          <w:szCs w:val="24"/>
        </w:rPr>
        <w:t>Sócios</w:t>
      </w:r>
    </w:p>
    <w:p w14:paraId="01C1E5C1" w14:textId="77777777" w:rsidR="0028201A" w:rsidRPr="00814388" w:rsidRDefault="0028201A" w:rsidP="0028201A">
      <w:pPr>
        <w:spacing w:after="0"/>
        <w:rPr>
          <w:rFonts w:cstheme="minorHAnsi"/>
          <w:sz w:val="24"/>
          <w:szCs w:val="24"/>
        </w:rPr>
      </w:pPr>
      <w:r w:rsidRPr="00814388">
        <w:rPr>
          <w:rFonts w:cstheme="minorHAnsi"/>
          <w:sz w:val="24"/>
          <w:szCs w:val="24"/>
        </w:rPr>
        <w:t xml:space="preserve">No canto direito clicar em </w:t>
      </w:r>
      <w:r w:rsidRPr="00814388">
        <w:rPr>
          <w:rFonts w:cstheme="minorHAnsi"/>
          <w:b/>
          <w:bCs/>
          <w:sz w:val="24"/>
          <w:szCs w:val="24"/>
        </w:rPr>
        <w:t>Cad. Leigo</w:t>
      </w:r>
      <w:r w:rsidRPr="00814388">
        <w:rPr>
          <w:rFonts w:cstheme="minorHAnsi"/>
          <w:sz w:val="24"/>
          <w:szCs w:val="24"/>
        </w:rPr>
        <w:t xml:space="preserve">. </w:t>
      </w:r>
    </w:p>
    <w:p w14:paraId="0697C009" w14:textId="77777777" w:rsidR="0028201A" w:rsidRPr="00814388" w:rsidRDefault="0028201A" w:rsidP="0028201A">
      <w:pPr>
        <w:spacing w:after="0"/>
        <w:rPr>
          <w:rFonts w:cstheme="minorHAnsi"/>
          <w:sz w:val="24"/>
          <w:szCs w:val="24"/>
        </w:rPr>
      </w:pPr>
      <w:r w:rsidRPr="00814388">
        <w:rPr>
          <w:rFonts w:cstheme="minorHAnsi"/>
          <w:sz w:val="24"/>
          <w:szCs w:val="24"/>
        </w:rPr>
        <w:t>Preencher os dados completos começando pelo CPF. Caso o sócio já tenha cadastro o sistema informará que o CPF já está cadastrado e informa o número.</w:t>
      </w:r>
    </w:p>
    <w:p w14:paraId="06AEBF1D" w14:textId="77777777" w:rsidR="0028201A" w:rsidRPr="00814388" w:rsidRDefault="0028201A" w:rsidP="0028201A">
      <w:pPr>
        <w:spacing w:after="0"/>
        <w:rPr>
          <w:rFonts w:cstheme="minorHAnsi"/>
          <w:sz w:val="24"/>
          <w:szCs w:val="24"/>
        </w:rPr>
      </w:pPr>
      <w:r w:rsidRPr="00814388">
        <w:rPr>
          <w:rFonts w:cstheme="minorHAnsi"/>
          <w:sz w:val="24"/>
          <w:szCs w:val="24"/>
        </w:rPr>
        <w:t>Após salvar o lançamento, o sistema abre uma nova aba com o nome do sócio que foi cadastrado. Deverá completar as informações de percentual na sociedade e data de início (mesma data da abertura da firma);</w:t>
      </w:r>
    </w:p>
    <w:p w14:paraId="78E67B96" w14:textId="77777777" w:rsidR="0028201A" w:rsidRPr="00814388" w:rsidRDefault="0028201A" w:rsidP="0028201A">
      <w:pPr>
        <w:spacing w:after="0"/>
        <w:rPr>
          <w:rFonts w:cstheme="minorHAnsi"/>
          <w:sz w:val="24"/>
          <w:szCs w:val="24"/>
        </w:rPr>
      </w:pPr>
      <w:r w:rsidRPr="00814388">
        <w:rPr>
          <w:rFonts w:cstheme="minorHAnsi"/>
          <w:sz w:val="24"/>
          <w:szCs w:val="24"/>
        </w:rPr>
        <w:t xml:space="preserve">No canto direito clicar em </w:t>
      </w:r>
      <w:r w:rsidRPr="00814388">
        <w:rPr>
          <w:rFonts w:cstheme="minorHAnsi"/>
          <w:b/>
          <w:bCs/>
          <w:sz w:val="24"/>
          <w:szCs w:val="24"/>
        </w:rPr>
        <w:t>Adicionar Sócio</w:t>
      </w:r>
      <w:r w:rsidRPr="00814388">
        <w:rPr>
          <w:rFonts w:cstheme="minorHAnsi"/>
          <w:sz w:val="24"/>
          <w:szCs w:val="24"/>
        </w:rPr>
        <w:t>.</w:t>
      </w:r>
    </w:p>
    <w:p w14:paraId="3D20260D" w14:textId="77777777" w:rsidR="0028201A" w:rsidRPr="00814388" w:rsidRDefault="0028201A" w:rsidP="0028201A">
      <w:pPr>
        <w:spacing w:after="0"/>
        <w:rPr>
          <w:rFonts w:cstheme="minorHAnsi"/>
          <w:sz w:val="24"/>
          <w:szCs w:val="24"/>
        </w:rPr>
      </w:pPr>
      <w:r w:rsidRPr="00814388">
        <w:rPr>
          <w:rFonts w:cstheme="minorHAnsi"/>
          <w:sz w:val="24"/>
          <w:szCs w:val="24"/>
        </w:rPr>
        <w:t>Informar a qualificação do sócio, n.º da inscrição, percentual na sociedade e data de início (mesma data da abertura da firma);</w:t>
      </w:r>
    </w:p>
    <w:p w14:paraId="15609DB6" w14:textId="77777777" w:rsidR="0028201A" w:rsidRPr="00814388" w:rsidRDefault="0028201A" w:rsidP="0028201A">
      <w:pPr>
        <w:spacing w:after="0"/>
        <w:rPr>
          <w:rFonts w:cstheme="minorHAnsi"/>
          <w:b/>
          <w:bCs/>
          <w:sz w:val="24"/>
          <w:szCs w:val="24"/>
        </w:rPr>
      </w:pPr>
      <w:r w:rsidRPr="00814388">
        <w:rPr>
          <w:rFonts w:cstheme="minorHAnsi"/>
          <w:sz w:val="24"/>
          <w:szCs w:val="24"/>
        </w:rPr>
        <w:t xml:space="preserve">No canto direito clicar em </w:t>
      </w:r>
      <w:r w:rsidRPr="00814388">
        <w:rPr>
          <w:rFonts w:cstheme="minorHAnsi"/>
          <w:b/>
          <w:bCs/>
          <w:sz w:val="24"/>
          <w:szCs w:val="24"/>
        </w:rPr>
        <w:t>Cad. Outra Firma.</w:t>
      </w:r>
    </w:p>
    <w:p w14:paraId="368F128E" w14:textId="77777777" w:rsidR="0028201A" w:rsidRPr="00814388" w:rsidRDefault="0028201A" w:rsidP="0028201A">
      <w:pPr>
        <w:spacing w:after="0"/>
        <w:rPr>
          <w:rFonts w:cstheme="minorHAnsi"/>
          <w:sz w:val="24"/>
          <w:szCs w:val="24"/>
        </w:rPr>
      </w:pPr>
      <w:r w:rsidRPr="00814388">
        <w:rPr>
          <w:rFonts w:cstheme="minorHAnsi"/>
          <w:sz w:val="24"/>
          <w:szCs w:val="24"/>
        </w:rPr>
        <w:t>Preencher os dados completos começando pelo CNPJ. Caso a empresa sócia já tenha cadastro o sistema informará que o CNPJ já está cadastrado e informa o número.</w:t>
      </w:r>
    </w:p>
    <w:p w14:paraId="29C79759" w14:textId="77777777" w:rsidR="0028201A" w:rsidRPr="00814388" w:rsidRDefault="0028201A" w:rsidP="0028201A">
      <w:pPr>
        <w:spacing w:after="0"/>
        <w:rPr>
          <w:rFonts w:cstheme="minorHAnsi"/>
          <w:sz w:val="24"/>
          <w:szCs w:val="24"/>
        </w:rPr>
      </w:pPr>
      <w:r w:rsidRPr="00814388">
        <w:rPr>
          <w:rFonts w:cstheme="minorHAnsi"/>
          <w:sz w:val="24"/>
          <w:szCs w:val="24"/>
        </w:rPr>
        <w:t>Após salvar o lançamento, o sistema abre uma nova aba com o nome da empresa sócia que foi cadastrado. Deverá completar as informações de percentual na sociedade e data de início (mesma data da abertura da firma);</w:t>
      </w:r>
    </w:p>
    <w:p w14:paraId="6905E8ED" w14:textId="08325B20" w:rsidR="0028201A" w:rsidRPr="00814388" w:rsidRDefault="00F40D16" w:rsidP="0028201A">
      <w:pPr>
        <w:pStyle w:val="Textoembloco"/>
        <w:widowControl/>
        <w:ind w:left="0" w:right="0"/>
        <w:rPr>
          <w:rFonts w:asciiTheme="minorHAnsi" w:hAnsiTheme="minorHAnsi" w:cstheme="minorHAnsi"/>
          <w:b/>
          <w:bCs/>
        </w:rPr>
      </w:pPr>
      <w:r w:rsidRPr="00814388">
        <w:rPr>
          <w:rFonts w:asciiTheme="minorHAnsi" w:hAnsiTheme="minorHAnsi" w:cstheme="minorHAnsi"/>
          <w:b/>
          <w:bCs/>
        </w:rPr>
        <w:br/>
      </w:r>
      <w:r w:rsidR="0028201A" w:rsidRPr="00814388">
        <w:rPr>
          <w:rFonts w:asciiTheme="minorHAnsi" w:hAnsiTheme="minorHAnsi" w:cstheme="minorHAnsi"/>
          <w:b/>
          <w:bCs/>
        </w:rPr>
        <w:t>Preposto Representante Legal</w:t>
      </w:r>
    </w:p>
    <w:p w14:paraId="22C5C3C3" w14:textId="77777777" w:rsidR="0028201A" w:rsidRPr="00814388" w:rsidRDefault="0028201A" w:rsidP="0028201A">
      <w:pPr>
        <w:spacing w:after="0"/>
        <w:rPr>
          <w:rFonts w:cstheme="minorHAnsi"/>
          <w:sz w:val="24"/>
          <w:szCs w:val="24"/>
        </w:rPr>
      </w:pPr>
      <w:r w:rsidRPr="00814388">
        <w:rPr>
          <w:rFonts w:cstheme="minorHAnsi"/>
          <w:sz w:val="24"/>
          <w:szCs w:val="24"/>
        </w:rPr>
        <w:t xml:space="preserve">No canto direito clicar em </w:t>
      </w:r>
      <w:r w:rsidRPr="00814388">
        <w:rPr>
          <w:rFonts w:cstheme="minorHAnsi"/>
          <w:b/>
          <w:bCs/>
          <w:sz w:val="24"/>
          <w:szCs w:val="24"/>
        </w:rPr>
        <w:t>Cad. Leigo</w:t>
      </w:r>
      <w:r w:rsidRPr="00814388">
        <w:rPr>
          <w:rFonts w:cstheme="minorHAnsi"/>
          <w:sz w:val="24"/>
          <w:szCs w:val="24"/>
        </w:rPr>
        <w:t xml:space="preserve">. </w:t>
      </w:r>
    </w:p>
    <w:p w14:paraId="17F3C664" w14:textId="77777777" w:rsidR="0028201A" w:rsidRPr="00814388" w:rsidRDefault="0028201A" w:rsidP="0028201A">
      <w:pPr>
        <w:spacing w:after="0"/>
        <w:rPr>
          <w:rFonts w:cstheme="minorHAnsi"/>
          <w:sz w:val="24"/>
          <w:szCs w:val="24"/>
        </w:rPr>
      </w:pPr>
      <w:r w:rsidRPr="00814388">
        <w:rPr>
          <w:rFonts w:cstheme="minorHAnsi"/>
          <w:sz w:val="24"/>
          <w:szCs w:val="24"/>
        </w:rPr>
        <w:t>Preencher os dados completos começando pelo CPF. Caso o procurador ou representante legal já tenha cadastro o sistema informará que o CPF já está cadastrado e informa o número.</w:t>
      </w:r>
    </w:p>
    <w:p w14:paraId="7E0EA6CB" w14:textId="77777777" w:rsidR="0028201A" w:rsidRPr="00814388" w:rsidRDefault="0028201A" w:rsidP="0028201A">
      <w:pPr>
        <w:spacing w:after="0"/>
        <w:rPr>
          <w:rFonts w:cstheme="minorHAnsi"/>
          <w:sz w:val="24"/>
          <w:szCs w:val="24"/>
        </w:rPr>
      </w:pPr>
      <w:r w:rsidRPr="00814388">
        <w:rPr>
          <w:rFonts w:cstheme="minorHAnsi"/>
          <w:sz w:val="24"/>
          <w:szCs w:val="24"/>
        </w:rPr>
        <w:t>Após salvar o lançamento, o sistema abre uma nova aba com o nome que foi cadastrado. Deverá completar a data de início - assinatura da procuração ou data da portaria de nomeação – informar também a data de validade quando houver.</w:t>
      </w:r>
    </w:p>
    <w:p w14:paraId="0D832CA6" w14:textId="77777777" w:rsidR="0028201A" w:rsidRPr="00814388" w:rsidRDefault="0028201A" w:rsidP="0028201A">
      <w:pPr>
        <w:spacing w:after="0"/>
        <w:rPr>
          <w:rFonts w:cstheme="minorHAnsi"/>
          <w:b/>
          <w:sz w:val="24"/>
          <w:szCs w:val="24"/>
        </w:rPr>
      </w:pPr>
      <w:r w:rsidRPr="00814388">
        <w:rPr>
          <w:rFonts w:cstheme="minorHAnsi"/>
          <w:b/>
          <w:bCs/>
          <w:sz w:val="24"/>
          <w:szCs w:val="24"/>
          <w:u w:val="single"/>
        </w:rPr>
        <w:t>Status:</w:t>
      </w:r>
      <w:r w:rsidRPr="00814388">
        <w:rPr>
          <w:rFonts w:cstheme="minorHAnsi"/>
          <w:b/>
          <w:bCs/>
          <w:sz w:val="24"/>
          <w:szCs w:val="24"/>
        </w:rPr>
        <w:t xml:space="preserve"> </w:t>
      </w:r>
      <w:r w:rsidRPr="00814388">
        <w:rPr>
          <w:rFonts w:cstheme="minorHAnsi"/>
          <w:sz w:val="24"/>
          <w:szCs w:val="24"/>
        </w:rPr>
        <w:t xml:space="preserve"> 02 – </w:t>
      </w:r>
      <w:proofErr w:type="spellStart"/>
      <w:r w:rsidRPr="00814388">
        <w:rPr>
          <w:rFonts w:cstheme="minorHAnsi"/>
          <w:sz w:val="24"/>
          <w:szCs w:val="24"/>
        </w:rPr>
        <w:t>Pré</w:t>
      </w:r>
      <w:proofErr w:type="spellEnd"/>
      <w:r w:rsidRPr="00814388">
        <w:rPr>
          <w:rFonts w:cstheme="minorHAnsi"/>
          <w:sz w:val="24"/>
          <w:szCs w:val="24"/>
        </w:rPr>
        <w:t>-cadastro.</w:t>
      </w:r>
    </w:p>
    <w:p w14:paraId="7C5498B2" w14:textId="77777777" w:rsidR="0028201A" w:rsidRPr="00814388" w:rsidRDefault="0028201A" w:rsidP="0028201A">
      <w:pPr>
        <w:spacing w:after="0"/>
        <w:rPr>
          <w:rFonts w:cstheme="minorHAnsi"/>
          <w:b/>
          <w:sz w:val="24"/>
          <w:szCs w:val="24"/>
        </w:rPr>
      </w:pPr>
    </w:p>
    <w:p w14:paraId="5472CDF0" w14:textId="77777777" w:rsidR="0028201A" w:rsidRPr="00814388" w:rsidRDefault="0028201A" w:rsidP="0028201A">
      <w:pPr>
        <w:spacing w:after="0"/>
        <w:rPr>
          <w:rFonts w:cstheme="minorHAnsi"/>
          <w:sz w:val="24"/>
          <w:szCs w:val="24"/>
        </w:rPr>
      </w:pPr>
      <w:r w:rsidRPr="00814388">
        <w:rPr>
          <w:rFonts w:cstheme="minorHAnsi"/>
          <w:b/>
          <w:sz w:val="24"/>
          <w:szCs w:val="24"/>
          <w:u w:val="single"/>
        </w:rPr>
        <w:t>GED:</w:t>
      </w:r>
      <w:r w:rsidRPr="00814388">
        <w:rPr>
          <w:rFonts w:cstheme="minorHAnsi"/>
          <w:b/>
          <w:sz w:val="24"/>
          <w:szCs w:val="24"/>
        </w:rPr>
        <w:t xml:space="preserve"> </w:t>
      </w:r>
      <w:r w:rsidRPr="00814388">
        <w:rPr>
          <w:rFonts w:cstheme="minorHAnsi"/>
          <w:sz w:val="24"/>
          <w:szCs w:val="24"/>
        </w:rPr>
        <w:t xml:space="preserve">Clicar em </w:t>
      </w:r>
      <w:r w:rsidRPr="00814388">
        <w:rPr>
          <w:rFonts w:cstheme="minorHAnsi"/>
          <w:b/>
          <w:bCs/>
          <w:sz w:val="24"/>
          <w:szCs w:val="24"/>
        </w:rPr>
        <w:t>+ Selecione</w:t>
      </w:r>
      <w:r w:rsidRPr="00814388">
        <w:rPr>
          <w:rFonts w:cstheme="minorHAnsi"/>
          <w:sz w:val="24"/>
          <w:szCs w:val="24"/>
        </w:rPr>
        <w:t xml:space="preserve"> para adicionar os arquivos da documentação completa e cópia do e-mail de envio dos documentos. </w:t>
      </w:r>
    </w:p>
    <w:p w14:paraId="535351F8" w14:textId="77777777" w:rsidR="0028201A" w:rsidRPr="00814388" w:rsidRDefault="0028201A" w:rsidP="0028201A">
      <w:pPr>
        <w:spacing w:after="0"/>
        <w:rPr>
          <w:rFonts w:cstheme="minorHAnsi"/>
          <w:bCs/>
          <w:sz w:val="24"/>
          <w:szCs w:val="24"/>
        </w:rPr>
      </w:pPr>
      <w:r w:rsidRPr="00814388">
        <w:rPr>
          <w:rFonts w:cstheme="minorHAnsi"/>
          <w:bCs/>
          <w:sz w:val="24"/>
          <w:szCs w:val="24"/>
        </w:rPr>
        <w:t xml:space="preserve">Após finalizados os lançamentos clicar em </w:t>
      </w:r>
      <w:r w:rsidRPr="00814388">
        <w:rPr>
          <w:rFonts w:cstheme="minorHAnsi"/>
          <w:b/>
          <w:sz w:val="24"/>
          <w:szCs w:val="24"/>
        </w:rPr>
        <w:t>Salvar</w:t>
      </w:r>
      <w:r w:rsidRPr="00814388">
        <w:rPr>
          <w:rFonts w:cstheme="minorHAnsi"/>
          <w:bCs/>
          <w:sz w:val="24"/>
          <w:szCs w:val="24"/>
        </w:rPr>
        <w:t>.</w:t>
      </w:r>
    </w:p>
    <w:p w14:paraId="3E7C7282" w14:textId="77777777" w:rsidR="0028201A" w:rsidRPr="00814388" w:rsidRDefault="0028201A" w:rsidP="0028201A">
      <w:pPr>
        <w:spacing w:after="0"/>
        <w:rPr>
          <w:rFonts w:cstheme="minorHAnsi"/>
          <w:bCs/>
          <w:sz w:val="24"/>
          <w:szCs w:val="24"/>
        </w:rPr>
      </w:pPr>
      <w:r w:rsidRPr="00814388">
        <w:rPr>
          <w:rFonts w:cstheme="minorHAnsi"/>
          <w:bCs/>
          <w:sz w:val="24"/>
          <w:szCs w:val="24"/>
        </w:rPr>
        <w:t xml:space="preserve">Informar o motivo </w:t>
      </w:r>
      <w:proofErr w:type="spellStart"/>
      <w:r w:rsidRPr="00814388">
        <w:rPr>
          <w:rFonts w:cstheme="minorHAnsi"/>
          <w:bCs/>
          <w:sz w:val="24"/>
          <w:szCs w:val="24"/>
        </w:rPr>
        <w:t>Pré</w:t>
      </w:r>
      <w:proofErr w:type="spellEnd"/>
      <w:r w:rsidRPr="00814388">
        <w:rPr>
          <w:rFonts w:cstheme="minorHAnsi"/>
          <w:bCs/>
          <w:sz w:val="24"/>
          <w:szCs w:val="24"/>
        </w:rPr>
        <w:t>-cadastro.</w:t>
      </w:r>
    </w:p>
    <w:p w14:paraId="4741AFC8" w14:textId="77777777" w:rsidR="0028201A" w:rsidRPr="00814388" w:rsidRDefault="0028201A" w:rsidP="0028201A">
      <w:pPr>
        <w:spacing w:after="0"/>
        <w:rPr>
          <w:rFonts w:cstheme="minorHAnsi"/>
          <w:bCs/>
          <w:sz w:val="24"/>
          <w:szCs w:val="24"/>
        </w:rPr>
      </w:pPr>
    </w:p>
    <w:p w14:paraId="3E015B3B" w14:textId="77777777" w:rsidR="0028201A" w:rsidRPr="00814388" w:rsidRDefault="0028201A" w:rsidP="0028201A">
      <w:pPr>
        <w:spacing w:after="0"/>
        <w:rPr>
          <w:rFonts w:cstheme="minorHAnsi"/>
          <w:b/>
          <w:sz w:val="24"/>
          <w:szCs w:val="24"/>
          <w:u w:val="single"/>
        </w:rPr>
      </w:pPr>
      <w:r w:rsidRPr="00814388">
        <w:rPr>
          <w:rFonts w:cstheme="minorHAnsi"/>
          <w:b/>
          <w:sz w:val="24"/>
          <w:szCs w:val="24"/>
          <w:u w:val="single"/>
        </w:rPr>
        <w:t>Posição Financeira:</w:t>
      </w:r>
    </w:p>
    <w:p w14:paraId="5515BC86" w14:textId="5B109365" w:rsidR="0028201A" w:rsidRPr="00814388" w:rsidRDefault="0028201A" w:rsidP="0028201A">
      <w:pPr>
        <w:spacing w:after="0"/>
        <w:rPr>
          <w:rFonts w:cstheme="minorHAnsi"/>
          <w:bCs/>
          <w:sz w:val="24"/>
          <w:szCs w:val="24"/>
        </w:rPr>
      </w:pPr>
      <w:r w:rsidRPr="00814388">
        <w:rPr>
          <w:rFonts w:cstheme="minorHAnsi"/>
          <w:bCs/>
          <w:sz w:val="24"/>
          <w:szCs w:val="24"/>
        </w:rPr>
        <w:t xml:space="preserve">Clicar em </w:t>
      </w:r>
      <w:r w:rsidRPr="00814388">
        <w:rPr>
          <w:rFonts w:cstheme="minorHAnsi"/>
          <w:b/>
          <w:sz w:val="24"/>
          <w:szCs w:val="24"/>
        </w:rPr>
        <w:t>+ Novo Débito/Taxa</w:t>
      </w:r>
      <w:r w:rsidRPr="00814388">
        <w:rPr>
          <w:rFonts w:cstheme="minorHAnsi"/>
          <w:bCs/>
          <w:sz w:val="24"/>
          <w:szCs w:val="24"/>
        </w:rPr>
        <w:t xml:space="preserve"> que abrirá uma nova tela. Lançar o código d</w:t>
      </w:r>
      <w:r w:rsidR="00F40D16" w:rsidRPr="00814388">
        <w:rPr>
          <w:rFonts w:cstheme="minorHAnsi"/>
          <w:bCs/>
          <w:sz w:val="24"/>
          <w:szCs w:val="24"/>
        </w:rPr>
        <w:t>a taxa</w:t>
      </w:r>
      <w:r w:rsidRPr="00814388">
        <w:rPr>
          <w:rFonts w:cstheme="minorHAnsi"/>
          <w:bCs/>
          <w:sz w:val="24"/>
          <w:szCs w:val="24"/>
        </w:rPr>
        <w:t xml:space="preserve"> referente</w:t>
      </w:r>
      <w:r w:rsidR="00F40D16" w:rsidRPr="00814388">
        <w:rPr>
          <w:rFonts w:cstheme="minorHAnsi"/>
          <w:bCs/>
          <w:sz w:val="24"/>
          <w:szCs w:val="24"/>
        </w:rPr>
        <w:t xml:space="preserve"> </w:t>
      </w:r>
      <w:r w:rsidRPr="00814388">
        <w:rPr>
          <w:rFonts w:cstheme="minorHAnsi"/>
          <w:bCs/>
          <w:sz w:val="24"/>
          <w:szCs w:val="24"/>
        </w:rPr>
        <w:t xml:space="preserve">no campo </w:t>
      </w:r>
      <w:r w:rsidRPr="00814388">
        <w:rPr>
          <w:rFonts w:cstheme="minorHAnsi"/>
          <w:b/>
          <w:sz w:val="24"/>
          <w:szCs w:val="24"/>
        </w:rPr>
        <w:t xml:space="preserve">Receita </w:t>
      </w:r>
      <w:r w:rsidRPr="00814388">
        <w:rPr>
          <w:rFonts w:cstheme="minorHAnsi"/>
          <w:bCs/>
          <w:sz w:val="24"/>
          <w:szCs w:val="24"/>
        </w:rPr>
        <w:t xml:space="preserve">e salva. Após os lançamentos, voltar para a aba </w:t>
      </w:r>
    </w:p>
    <w:p w14:paraId="3DEE5591" w14:textId="77777777" w:rsidR="0028201A" w:rsidRPr="00814388" w:rsidRDefault="0028201A" w:rsidP="0028201A">
      <w:pPr>
        <w:spacing w:after="0"/>
        <w:rPr>
          <w:rFonts w:cstheme="minorHAnsi"/>
          <w:b/>
          <w:sz w:val="24"/>
          <w:szCs w:val="24"/>
        </w:rPr>
      </w:pPr>
      <w:r w:rsidRPr="00814388">
        <w:rPr>
          <w:rFonts w:cstheme="minorHAnsi"/>
          <w:b/>
          <w:sz w:val="24"/>
          <w:szCs w:val="24"/>
        </w:rPr>
        <w:t>Posição Financeira</w:t>
      </w:r>
      <w:r w:rsidRPr="00814388">
        <w:rPr>
          <w:rFonts w:cstheme="minorHAnsi"/>
          <w:bCs/>
          <w:sz w:val="24"/>
          <w:szCs w:val="24"/>
        </w:rPr>
        <w:t xml:space="preserve"> informar a </w:t>
      </w:r>
      <w:r w:rsidRPr="00814388">
        <w:rPr>
          <w:rFonts w:cstheme="minorHAnsi"/>
          <w:b/>
          <w:sz w:val="24"/>
          <w:szCs w:val="24"/>
        </w:rPr>
        <w:t>Data Base</w:t>
      </w:r>
      <w:r w:rsidRPr="00814388">
        <w:rPr>
          <w:rFonts w:cstheme="minorHAnsi"/>
          <w:bCs/>
          <w:sz w:val="24"/>
          <w:szCs w:val="24"/>
        </w:rPr>
        <w:t xml:space="preserve"> e </w:t>
      </w:r>
      <w:r w:rsidRPr="00814388">
        <w:rPr>
          <w:rFonts w:cstheme="minorHAnsi"/>
          <w:b/>
          <w:sz w:val="24"/>
          <w:szCs w:val="24"/>
        </w:rPr>
        <w:t>Carregar Posição Financeira.</w:t>
      </w:r>
    </w:p>
    <w:p w14:paraId="7B55834C" w14:textId="419DC295" w:rsidR="0028201A" w:rsidRPr="00814388" w:rsidRDefault="0028201A" w:rsidP="0028201A">
      <w:pPr>
        <w:spacing w:after="0"/>
        <w:rPr>
          <w:rFonts w:cstheme="minorHAnsi"/>
          <w:bCs/>
          <w:sz w:val="24"/>
          <w:szCs w:val="24"/>
        </w:rPr>
      </w:pPr>
      <w:r w:rsidRPr="00814388">
        <w:rPr>
          <w:rFonts w:cstheme="minorHAnsi"/>
          <w:bCs/>
          <w:sz w:val="24"/>
          <w:szCs w:val="24"/>
        </w:rPr>
        <w:t>O débito que fo</w:t>
      </w:r>
      <w:r w:rsidR="00F40D16" w:rsidRPr="00814388">
        <w:rPr>
          <w:rFonts w:cstheme="minorHAnsi"/>
          <w:bCs/>
          <w:sz w:val="24"/>
          <w:szCs w:val="24"/>
        </w:rPr>
        <w:t xml:space="preserve">i </w:t>
      </w:r>
      <w:r w:rsidRPr="00814388">
        <w:rPr>
          <w:rFonts w:cstheme="minorHAnsi"/>
          <w:bCs/>
          <w:sz w:val="24"/>
          <w:szCs w:val="24"/>
        </w:rPr>
        <w:t>lançado aparece</w:t>
      </w:r>
      <w:r w:rsidR="00F40D16" w:rsidRPr="00814388">
        <w:rPr>
          <w:rFonts w:cstheme="minorHAnsi"/>
          <w:bCs/>
          <w:sz w:val="24"/>
          <w:szCs w:val="24"/>
        </w:rPr>
        <w:t xml:space="preserve"> </w:t>
      </w:r>
      <w:r w:rsidRPr="00814388">
        <w:rPr>
          <w:rFonts w:cstheme="minorHAnsi"/>
          <w:bCs/>
          <w:sz w:val="24"/>
          <w:szCs w:val="24"/>
        </w:rPr>
        <w:t>em linha, selecionar o débito e clicar em</w:t>
      </w:r>
      <w:r w:rsidRPr="00814388">
        <w:rPr>
          <w:rFonts w:cstheme="minorHAnsi"/>
          <w:b/>
          <w:sz w:val="24"/>
          <w:szCs w:val="24"/>
        </w:rPr>
        <w:t xml:space="preserve"> Imprimir Boleto Único</w:t>
      </w:r>
      <w:r w:rsidRPr="00814388">
        <w:rPr>
          <w:rFonts w:cstheme="minorHAnsi"/>
          <w:bCs/>
          <w:sz w:val="24"/>
          <w:szCs w:val="24"/>
        </w:rPr>
        <w:t>. Salvar o boleto na pasta junto com a documentação.</w:t>
      </w:r>
    </w:p>
    <w:p w14:paraId="4B3F23C9" w14:textId="2BDA9BE0" w:rsidR="0000339C" w:rsidRPr="00814388" w:rsidRDefault="0000339C" w:rsidP="006E2AB2">
      <w:pPr>
        <w:rPr>
          <w:rFonts w:cstheme="minorHAnsi"/>
          <w:b/>
          <w:sz w:val="24"/>
          <w:szCs w:val="24"/>
        </w:rPr>
      </w:pPr>
      <w:r w:rsidRPr="00814388">
        <w:rPr>
          <w:rFonts w:cstheme="minorHAnsi"/>
          <w:b/>
          <w:sz w:val="24"/>
          <w:szCs w:val="24"/>
        </w:rPr>
        <w:br/>
      </w:r>
      <w:r w:rsidR="0028201A" w:rsidRPr="00814388">
        <w:rPr>
          <w:rFonts w:cstheme="minorHAnsi"/>
          <w:b/>
          <w:sz w:val="24"/>
          <w:szCs w:val="24"/>
        </w:rPr>
        <w:t>Resposta</w:t>
      </w:r>
      <w:r w:rsidRPr="00814388">
        <w:rPr>
          <w:rFonts w:cstheme="minorHAnsi"/>
          <w:b/>
          <w:sz w:val="24"/>
          <w:szCs w:val="24"/>
        </w:rPr>
        <w:t xml:space="preserve"> </w:t>
      </w:r>
      <w:r w:rsidR="0028201A" w:rsidRPr="00814388">
        <w:rPr>
          <w:rFonts w:cstheme="minorHAnsi"/>
          <w:b/>
          <w:sz w:val="24"/>
          <w:szCs w:val="24"/>
        </w:rPr>
        <w:t>padrão</w:t>
      </w:r>
    </w:p>
    <w:p w14:paraId="3A207FAC" w14:textId="504CC2D1" w:rsidR="0000339C" w:rsidRPr="00C44F36" w:rsidRDefault="0000339C" w:rsidP="00C44F36">
      <w:pPr>
        <w:spacing w:after="0" w:line="240" w:lineRule="auto"/>
        <w:jc w:val="left"/>
        <w:rPr>
          <w:rFonts w:cstheme="minorHAnsi"/>
          <w:sz w:val="24"/>
          <w:szCs w:val="24"/>
        </w:rPr>
      </w:pPr>
      <w:r w:rsidRPr="00C44F36">
        <w:rPr>
          <w:rFonts w:cstheme="minorHAnsi"/>
          <w:sz w:val="24"/>
          <w:szCs w:val="24"/>
        </w:rPr>
        <w:t>Bom dia / Boa tarde!</w:t>
      </w:r>
    </w:p>
    <w:p w14:paraId="0BCECE44" w14:textId="77777777" w:rsidR="0000339C" w:rsidRPr="00C44F36" w:rsidRDefault="0000339C" w:rsidP="00C44F36">
      <w:pPr>
        <w:spacing w:after="0" w:line="240" w:lineRule="auto"/>
        <w:jc w:val="left"/>
        <w:rPr>
          <w:rFonts w:cstheme="minorHAnsi"/>
          <w:sz w:val="24"/>
          <w:szCs w:val="24"/>
        </w:rPr>
      </w:pPr>
      <w:r w:rsidRPr="00C44F36">
        <w:rPr>
          <w:rFonts w:cstheme="minorHAnsi"/>
          <w:sz w:val="24"/>
          <w:szCs w:val="24"/>
        </w:rPr>
        <w:t>Segue anexo o boleto referente à taxa de registro no CRF-PR.</w:t>
      </w:r>
    </w:p>
    <w:p w14:paraId="17CBC5F2" w14:textId="77777777" w:rsidR="0000339C" w:rsidRPr="00C44F36" w:rsidRDefault="0000339C" w:rsidP="00C44F36">
      <w:pPr>
        <w:spacing w:after="0" w:line="240" w:lineRule="auto"/>
        <w:jc w:val="left"/>
        <w:rPr>
          <w:rFonts w:cstheme="minorHAnsi"/>
          <w:sz w:val="24"/>
          <w:szCs w:val="24"/>
        </w:rPr>
      </w:pPr>
      <w:r w:rsidRPr="00C44F36">
        <w:rPr>
          <w:rFonts w:cstheme="minorHAnsi"/>
          <w:sz w:val="24"/>
          <w:szCs w:val="24"/>
        </w:rPr>
        <w:t>Para concluir o registro, é necessário requerer o Ingresso de Responsabilidade Técnica exclusivamente no CRF-PR em Casa, enviando integralmente a documentação exigida, além do CNPJ, Contrato Social (ou alteração contratual, no caso de criação de filial, ou Estatuto Social ou ATA, no caso de criação de filial de S.A., ou portaria de criação, no caso de entidade pública), e o comprovante de pagamento do boleto.</w:t>
      </w:r>
    </w:p>
    <w:p w14:paraId="540ADB7B" w14:textId="77777777" w:rsidR="000D48DE" w:rsidRDefault="0000339C" w:rsidP="00C44F36">
      <w:pPr>
        <w:spacing w:after="0" w:line="240" w:lineRule="auto"/>
        <w:jc w:val="left"/>
        <w:rPr>
          <w:rFonts w:cstheme="minorHAnsi"/>
          <w:sz w:val="24"/>
          <w:szCs w:val="24"/>
        </w:rPr>
      </w:pPr>
      <w:r w:rsidRPr="00C44F36">
        <w:rPr>
          <w:rFonts w:cstheme="minorHAnsi"/>
          <w:sz w:val="24"/>
          <w:szCs w:val="24"/>
        </w:rPr>
        <w:br/>
        <w:t>A partir de agora já conseguirá fazer o cadastro da senha no Portal do CRF-PR em Casa.</w:t>
      </w:r>
    </w:p>
    <w:p w14:paraId="1852FE7C" w14:textId="3096FBCE" w:rsidR="0000339C" w:rsidRPr="00C44F36" w:rsidRDefault="0000339C" w:rsidP="00C44F36">
      <w:pPr>
        <w:spacing w:after="0" w:line="240" w:lineRule="auto"/>
        <w:jc w:val="left"/>
        <w:rPr>
          <w:rFonts w:cstheme="minorHAnsi"/>
          <w:sz w:val="24"/>
          <w:szCs w:val="24"/>
        </w:rPr>
      </w:pPr>
      <w:r w:rsidRPr="00C44F36">
        <w:rPr>
          <w:rFonts w:cstheme="minorHAnsi"/>
          <w:sz w:val="24"/>
          <w:szCs w:val="24"/>
        </w:rPr>
        <w:br/>
        <w:t>Segue link</w:t>
      </w:r>
      <w:r w:rsidR="000D48DE">
        <w:rPr>
          <w:rFonts w:cstheme="minorHAnsi"/>
          <w:sz w:val="24"/>
          <w:szCs w:val="24"/>
        </w:rPr>
        <w:t xml:space="preserve">:   </w:t>
      </w:r>
      <w:hyperlink r:id="rId11" w:tooltip="https://crfemcasa.crf-pr.org.br/crf-em-casa/usuario/cadastrar_senha.jsf" w:history="1">
        <w:r w:rsidRPr="00C44F36">
          <w:rPr>
            <w:rStyle w:val="Hyperlink"/>
            <w:rFonts w:cstheme="minorHAnsi"/>
            <w:sz w:val="24"/>
            <w:szCs w:val="24"/>
          </w:rPr>
          <w:t>https://crfemcasa.crf-pr.org.br/crf-em-casa/usuario/cadastrar_senha.jsf</w:t>
        </w:r>
      </w:hyperlink>
      <w:r w:rsidRPr="00C44F36">
        <w:rPr>
          <w:rFonts w:cstheme="minorHAnsi"/>
          <w:sz w:val="24"/>
          <w:szCs w:val="24"/>
        </w:rPr>
        <w:br/>
        <w:t>Informações e formulários:</w:t>
      </w:r>
      <w:r w:rsidR="000D48DE">
        <w:rPr>
          <w:rFonts w:cstheme="minorHAnsi"/>
          <w:sz w:val="24"/>
          <w:szCs w:val="24"/>
        </w:rPr>
        <w:t xml:space="preserve">  </w:t>
      </w:r>
      <w:hyperlink r:id="rId12" w:history="1">
        <w:r w:rsidRPr="00C44F36">
          <w:rPr>
            <w:rStyle w:val="Hyperlink"/>
            <w:rFonts w:cstheme="minorHAnsi"/>
            <w:sz w:val="24"/>
            <w:szCs w:val="24"/>
          </w:rPr>
          <w:t>https://www.crf-pr.org.br/servico/view/38/ingresso-de-responsabilidade-tecnica</w:t>
        </w:r>
      </w:hyperlink>
    </w:p>
    <w:p w14:paraId="42F9A4ED" w14:textId="77777777" w:rsidR="0000339C" w:rsidRPr="00C44F36" w:rsidRDefault="0000339C" w:rsidP="00C44F36">
      <w:pPr>
        <w:spacing w:before="240" w:after="0" w:line="240" w:lineRule="auto"/>
        <w:jc w:val="left"/>
        <w:rPr>
          <w:rFonts w:cstheme="minorHAnsi"/>
          <w:sz w:val="24"/>
          <w:szCs w:val="24"/>
        </w:rPr>
      </w:pPr>
      <w:r w:rsidRPr="00C44F36">
        <w:rPr>
          <w:rFonts w:cstheme="minorHAnsi"/>
          <w:sz w:val="24"/>
          <w:szCs w:val="24"/>
        </w:rPr>
        <w:t xml:space="preserve">A anuidade estará disponível no CRF em casa, </w:t>
      </w:r>
      <w:r w:rsidRPr="00C44F36">
        <w:rPr>
          <w:rFonts w:cstheme="minorHAnsi"/>
          <w:b/>
          <w:bCs/>
          <w:sz w:val="24"/>
          <w:szCs w:val="24"/>
        </w:rPr>
        <w:t>após a aprovação o registro em Plenário</w:t>
      </w:r>
      <w:r w:rsidRPr="00C44F36">
        <w:rPr>
          <w:rFonts w:cstheme="minorHAnsi"/>
          <w:sz w:val="24"/>
          <w:szCs w:val="24"/>
        </w:rPr>
        <w:t xml:space="preserve">, sendo os valores dependentes do Capital Social da empresa, conforme estipulado pela </w:t>
      </w:r>
      <w:hyperlink r:id="rId13" w:history="1">
        <w:r w:rsidRPr="00C44F36">
          <w:rPr>
            <w:rStyle w:val="Hyperlink"/>
            <w:rFonts w:cstheme="minorHAnsi"/>
            <w:sz w:val="24"/>
            <w:szCs w:val="24"/>
          </w:rPr>
          <w:t>Resolução CFF 756/2023</w:t>
        </w:r>
      </w:hyperlink>
      <w:r w:rsidRPr="00C44F36">
        <w:rPr>
          <w:rFonts w:cstheme="minorHAnsi"/>
          <w:sz w:val="24"/>
          <w:szCs w:val="24"/>
        </w:rPr>
        <w:t>.</w:t>
      </w:r>
    </w:p>
    <w:p w14:paraId="1B063ED2" w14:textId="71FBFA94" w:rsidR="0028201A" w:rsidRPr="00C44F36" w:rsidRDefault="0028201A" w:rsidP="00C44F36">
      <w:pPr>
        <w:spacing w:before="240" w:after="0" w:line="240" w:lineRule="auto"/>
        <w:jc w:val="left"/>
        <w:rPr>
          <w:rFonts w:eastAsia="Times New Roman" w:cstheme="minorHAnsi"/>
          <w:sz w:val="24"/>
          <w:szCs w:val="24"/>
          <w:lang w:eastAsia="pt-BR"/>
        </w:rPr>
      </w:pPr>
    </w:p>
    <w:p w14:paraId="59A4D1AF" w14:textId="03884696" w:rsidR="0028201A" w:rsidRPr="00814388" w:rsidRDefault="009C421D" w:rsidP="00C44F36">
      <w:pPr>
        <w:jc w:val="left"/>
        <w:rPr>
          <w:rFonts w:cstheme="minorHAnsi"/>
          <w:b/>
          <w:sz w:val="24"/>
          <w:szCs w:val="24"/>
        </w:rPr>
      </w:pPr>
      <w:r w:rsidRPr="00C44F36">
        <w:rPr>
          <w:rFonts w:cstheme="minorHAnsi"/>
          <w:sz w:val="24"/>
          <w:szCs w:val="24"/>
        </w:rPr>
        <w:t>Atividades exercidas como Farmacêutica Esteta que estão proibidas, uma vez que foram regulamentadas na Resolução do CFF 573/2013 que está suspensa judicialmente.</w:t>
      </w:r>
      <w:bookmarkStart w:id="3" w:name="_Hlk164160034"/>
      <w:r w:rsidRPr="00C44F36">
        <w:rPr>
          <w:rFonts w:cstheme="minorHAnsi"/>
          <w:sz w:val="24"/>
          <w:szCs w:val="24"/>
        </w:rPr>
        <w:br/>
        <w:t>Os procedimentos previstos na Resolução 573/2013 e que não podem ser realizados mesmo que o profissional seja habilitado:</w:t>
      </w:r>
      <w:r w:rsidRPr="00C44F36">
        <w:rPr>
          <w:rFonts w:cstheme="minorHAnsi"/>
          <w:sz w:val="24"/>
          <w:szCs w:val="24"/>
        </w:rPr>
        <w:br/>
      </w:r>
      <w:proofErr w:type="spellStart"/>
      <w:r w:rsidRPr="00C44F36">
        <w:rPr>
          <w:rFonts w:cstheme="minorHAnsi"/>
          <w:sz w:val="24"/>
          <w:szCs w:val="24"/>
        </w:rPr>
        <w:t>Cosmetoterapia</w:t>
      </w:r>
      <w:proofErr w:type="spellEnd"/>
      <w:r w:rsidRPr="00C44F36">
        <w:rPr>
          <w:rFonts w:cstheme="minorHAnsi"/>
          <w:sz w:val="24"/>
          <w:szCs w:val="24"/>
        </w:rPr>
        <w:t xml:space="preserve">; Eletroterapia; Iontoforese; Laserterapia; Luz intensa pulsada; Peelings químicos e mecânicos; Radiofrequência estética e </w:t>
      </w:r>
      <w:proofErr w:type="spellStart"/>
      <w:r w:rsidRPr="00C44F36">
        <w:rPr>
          <w:rFonts w:cstheme="minorHAnsi"/>
          <w:sz w:val="24"/>
          <w:szCs w:val="24"/>
        </w:rPr>
        <w:t>Sonoforese</w:t>
      </w:r>
      <w:proofErr w:type="spellEnd"/>
      <w:r w:rsidRPr="00C44F36">
        <w:rPr>
          <w:rFonts w:cstheme="minorHAnsi"/>
          <w:sz w:val="24"/>
          <w:szCs w:val="24"/>
        </w:rPr>
        <w:t xml:space="preserve"> (ultrassom estético). </w:t>
      </w:r>
      <w:r w:rsidRPr="00C44F36">
        <w:rPr>
          <w:rFonts w:cstheme="minorHAnsi"/>
          <w:sz w:val="24"/>
          <w:szCs w:val="24"/>
        </w:rPr>
        <w:br/>
        <w:t>Poderá realizar as seguintes técnicas autorizadas pelas Resoluções do 616/2015 e 645/2017:</w:t>
      </w:r>
      <w:r w:rsidRPr="00C44F36">
        <w:rPr>
          <w:rFonts w:cstheme="minorHAnsi"/>
          <w:sz w:val="24"/>
          <w:szCs w:val="24"/>
        </w:rPr>
        <w:br/>
        <w:t xml:space="preserve">Toxina botulínica, Preenchimentos dérmicos, Carboxiterapia, Intradermoterapia/mesoterapia, </w:t>
      </w:r>
      <w:proofErr w:type="spellStart"/>
      <w:r w:rsidRPr="00C44F36">
        <w:rPr>
          <w:rFonts w:cstheme="minorHAnsi"/>
          <w:sz w:val="24"/>
          <w:szCs w:val="24"/>
        </w:rPr>
        <w:t>Agulhamento</w:t>
      </w:r>
      <w:proofErr w:type="spellEnd"/>
      <w:r w:rsidRPr="00C44F36">
        <w:rPr>
          <w:rFonts w:cstheme="minorHAnsi"/>
          <w:sz w:val="24"/>
          <w:szCs w:val="24"/>
        </w:rPr>
        <w:t xml:space="preserve"> e microagulhamento estético, Criolipólise, Fio lifting de autossustentação e Laserterapia ablativa.</w:t>
      </w:r>
      <w:bookmarkEnd w:id="3"/>
      <w:r w:rsidRPr="00C44F36">
        <w:rPr>
          <w:rFonts w:cstheme="minorHAnsi"/>
          <w:sz w:val="24"/>
          <w:szCs w:val="24"/>
        </w:rPr>
        <w:br/>
        <w:t xml:space="preserve">    </w:t>
      </w:r>
      <w:r w:rsidRPr="00C44F36">
        <w:rPr>
          <w:rFonts w:cstheme="minorHAnsi"/>
          <w:sz w:val="24"/>
          <w:szCs w:val="24"/>
        </w:rPr>
        <w:br/>
        <w:t>Procedimentos diversos aos descritos não podem ser realizados pelo farmacêutico esteta, exceto se estiver abrangido em uma das técnicas permitidas.</w:t>
      </w:r>
      <w:r w:rsidRPr="009C421D">
        <w:rPr>
          <w:rFonts w:cstheme="minorHAnsi"/>
          <w:sz w:val="24"/>
          <w:szCs w:val="24"/>
        </w:rPr>
        <w:t xml:space="preserve"> </w:t>
      </w:r>
      <w:r w:rsidRPr="009C421D">
        <w:rPr>
          <w:rFonts w:cstheme="minorHAnsi"/>
          <w:b/>
          <w:sz w:val="24"/>
          <w:szCs w:val="24"/>
        </w:rPr>
        <w:br/>
      </w:r>
      <w:r w:rsidR="0028201A" w:rsidRPr="00814388">
        <w:rPr>
          <w:rFonts w:cstheme="minorHAnsi"/>
          <w:b/>
          <w:sz w:val="24"/>
          <w:szCs w:val="24"/>
        </w:rPr>
        <w:br w:type="page"/>
      </w:r>
    </w:p>
    <w:p w14:paraId="230D06C9" w14:textId="77777777" w:rsidR="0028201A" w:rsidRPr="00814388" w:rsidRDefault="0028201A" w:rsidP="0028201A">
      <w:pPr>
        <w:spacing w:after="0"/>
        <w:rPr>
          <w:rFonts w:cstheme="minorHAnsi"/>
          <w:b/>
          <w:sz w:val="24"/>
          <w:szCs w:val="24"/>
        </w:rPr>
      </w:pPr>
      <w:r w:rsidRPr="00814388">
        <w:rPr>
          <w:rFonts w:cstheme="minorHAnsi"/>
          <w:b/>
          <w:sz w:val="24"/>
          <w:szCs w:val="24"/>
        </w:rPr>
        <w:lastRenderedPageBreak/>
        <w:t>PRÉ-CADASTRO - REABILITAÇÃO DE REGISTRO DE EMPRESA</w:t>
      </w:r>
    </w:p>
    <w:p w14:paraId="45CA0930" w14:textId="77777777" w:rsidR="0028201A" w:rsidRPr="00814388" w:rsidRDefault="0028201A" w:rsidP="0028201A">
      <w:pPr>
        <w:spacing w:after="0"/>
        <w:rPr>
          <w:rFonts w:cstheme="minorHAnsi"/>
          <w:b/>
          <w:sz w:val="24"/>
          <w:szCs w:val="24"/>
        </w:rPr>
      </w:pPr>
    </w:p>
    <w:p w14:paraId="72CF4ACE" w14:textId="77777777" w:rsidR="0028201A" w:rsidRPr="00814388" w:rsidRDefault="0028201A" w:rsidP="0028201A">
      <w:pPr>
        <w:spacing w:after="0"/>
        <w:rPr>
          <w:rFonts w:cstheme="minorHAnsi"/>
          <w:b/>
          <w:sz w:val="24"/>
          <w:szCs w:val="24"/>
        </w:rPr>
      </w:pPr>
      <w:r w:rsidRPr="00814388">
        <w:rPr>
          <w:rFonts w:cstheme="minorHAnsi"/>
          <w:b/>
          <w:sz w:val="24"/>
          <w:szCs w:val="24"/>
        </w:rPr>
        <w:t>1. Documentos necessários:</w:t>
      </w:r>
    </w:p>
    <w:p w14:paraId="1575AEE9" w14:textId="77777777" w:rsidR="0028201A" w:rsidRPr="00814388" w:rsidRDefault="0028201A" w:rsidP="0028201A">
      <w:pPr>
        <w:spacing w:after="0"/>
        <w:rPr>
          <w:rFonts w:cstheme="minorHAnsi"/>
          <w:b/>
          <w:sz w:val="24"/>
          <w:szCs w:val="24"/>
        </w:rPr>
      </w:pPr>
      <w:r w:rsidRPr="00814388">
        <w:rPr>
          <w:rFonts w:cstheme="minorHAnsi"/>
          <w:b/>
          <w:sz w:val="24"/>
          <w:szCs w:val="24"/>
        </w:rPr>
        <w:t xml:space="preserve">1.1 </w:t>
      </w:r>
      <w:r w:rsidRPr="00814388">
        <w:rPr>
          <w:rFonts w:cstheme="minorHAnsi"/>
          <w:bCs/>
          <w:sz w:val="24"/>
          <w:szCs w:val="24"/>
        </w:rPr>
        <w:t>Cartão de CNPJ;</w:t>
      </w:r>
    </w:p>
    <w:p w14:paraId="5EC3CDAD" w14:textId="77777777" w:rsidR="0028201A" w:rsidRPr="00814388" w:rsidRDefault="0028201A" w:rsidP="0028201A">
      <w:pPr>
        <w:spacing w:after="0"/>
        <w:rPr>
          <w:rFonts w:cstheme="minorHAnsi"/>
          <w:bCs/>
          <w:sz w:val="24"/>
          <w:szCs w:val="24"/>
        </w:rPr>
      </w:pPr>
      <w:r w:rsidRPr="00814388">
        <w:rPr>
          <w:rFonts w:cstheme="minorHAnsi"/>
          <w:b/>
          <w:bCs/>
          <w:sz w:val="24"/>
          <w:szCs w:val="24"/>
        </w:rPr>
        <w:t>1.2</w:t>
      </w:r>
      <w:r w:rsidRPr="00814388">
        <w:rPr>
          <w:rFonts w:cstheme="minorHAnsi"/>
          <w:sz w:val="24"/>
          <w:szCs w:val="24"/>
        </w:rPr>
        <w:t xml:space="preserve"> </w:t>
      </w:r>
      <w:r w:rsidRPr="00814388">
        <w:rPr>
          <w:rFonts w:cstheme="minorHAnsi"/>
          <w:bCs/>
          <w:sz w:val="24"/>
          <w:szCs w:val="24"/>
        </w:rPr>
        <w:t>Contrato Social e alteração contratual consolidada</w:t>
      </w:r>
      <w:r w:rsidRPr="00814388">
        <w:rPr>
          <w:rFonts w:cstheme="minorHAnsi"/>
          <w:b/>
          <w:bCs/>
          <w:sz w:val="24"/>
          <w:szCs w:val="24"/>
        </w:rPr>
        <w:t xml:space="preserve"> </w:t>
      </w:r>
      <w:r w:rsidRPr="00814388">
        <w:rPr>
          <w:rFonts w:cstheme="minorHAnsi"/>
          <w:bCs/>
          <w:sz w:val="24"/>
          <w:szCs w:val="24"/>
        </w:rPr>
        <w:t>ou Contrato Social Consolidado, arquivado na JUCEPAR; ou ainda Declaração do Empresário quando firma individual.</w:t>
      </w:r>
    </w:p>
    <w:p w14:paraId="18B6460F" w14:textId="77777777" w:rsidR="0028201A" w:rsidRPr="00814388" w:rsidRDefault="0028201A" w:rsidP="0028201A">
      <w:pPr>
        <w:spacing w:after="0"/>
        <w:rPr>
          <w:rFonts w:cstheme="minorHAnsi"/>
          <w:sz w:val="24"/>
          <w:szCs w:val="24"/>
        </w:rPr>
      </w:pPr>
      <w:r w:rsidRPr="00814388">
        <w:rPr>
          <w:rFonts w:cstheme="minorHAnsi"/>
          <w:sz w:val="24"/>
          <w:szCs w:val="24"/>
        </w:rPr>
        <w:t>Empresas prestadoras de serviços como laboratórios de análises clínicas poderão ter seus contratos com registro no cartório de títulos e documentos, não havendo, nesse caso, o registro na Junta Comercial do Paraná;</w:t>
      </w:r>
    </w:p>
    <w:p w14:paraId="23AA699E" w14:textId="77777777" w:rsidR="0028201A" w:rsidRPr="00814388" w:rsidRDefault="0028201A" w:rsidP="0028201A">
      <w:pPr>
        <w:spacing w:after="0"/>
        <w:rPr>
          <w:rFonts w:cstheme="minorHAnsi"/>
          <w:sz w:val="24"/>
          <w:szCs w:val="24"/>
        </w:rPr>
      </w:pPr>
      <w:r w:rsidRPr="00814388">
        <w:rPr>
          <w:rFonts w:cstheme="minorHAnsi"/>
          <w:b/>
          <w:bCs/>
          <w:sz w:val="24"/>
          <w:szCs w:val="24"/>
        </w:rPr>
        <w:t xml:space="preserve">1.3 </w:t>
      </w:r>
      <w:r w:rsidRPr="00814388">
        <w:rPr>
          <w:rFonts w:cstheme="minorHAnsi"/>
          <w:sz w:val="24"/>
          <w:szCs w:val="24"/>
        </w:rPr>
        <w:t>Certidão Simplificada arquivada na JUCEPAR.</w:t>
      </w:r>
    </w:p>
    <w:p w14:paraId="5BA2A6C4" w14:textId="77777777" w:rsidR="0028201A" w:rsidRPr="00814388" w:rsidRDefault="0028201A" w:rsidP="0028201A">
      <w:pPr>
        <w:spacing w:after="0"/>
        <w:rPr>
          <w:rFonts w:cstheme="minorHAnsi"/>
          <w:sz w:val="24"/>
          <w:szCs w:val="24"/>
        </w:rPr>
      </w:pPr>
    </w:p>
    <w:p w14:paraId="09E49B47" w14:textId="77777777" w:rsidR="0028201A" w:rsidRPr="00814388" w:rsidRDefault="0028201A" w:rsidP="0028201A">
      <w:pPr>
        <w:spacing w:after="0"/>
        <w:rPr>
          <w:rFonts w:cstheme="minorHAnsi"/>
          <w:sz w:val="24"/>
          <w:szCs w:val="24"/>
        </w:rPr>
      </w:pPr>
      <w:r w:rsidRPr="00814388">
        <w:rPr>
          <w:rFonts w:cstheme="minorHAnsi"/>
          <w:b/>
          <w:bCs/>
          <w:sz w:val="24"/>
          <w:szCs w:val="24"/>
        </w:rPr>
        <w:t>2. Taxas:</w:t>
      </w:r>
    </w:p>
    <w:p w14:paraId="22259FC1" w14:textId="77777777" w:rsidR="0028201A" w:rsidRPr="00814388" w:rsidRDefault="0028201A" w:rsidP="0028201A">
      <w:pPr>
        <w:spacing w:after="0"/>
        <w:rPr>
          <w:rFonts w:cstheme="minorHAnsi"/>
          <w:bCs/>
          <w:sz w:val="24"/>
          <w:szCs w:val="24"/>
          <w:u w:val="single"/>
        </w:rPr>
      </w:pPr>
      <w:r w:rsidRPr="00814388">
        <w:rPr>
          <w:rFonts w:cstheme="minorHAnsi"/>
          <w:b/>
          <w:bCs/>
          <w:sz w:val="24"/>
          <w:szCs w:val="24"/>
        </w:rPr>
        <w:t>2.1</w:t>
      </w:r>
      <w:r w:rsidRPr="00814388">
        <w:rPr>
          <w:rFonts w:cstheme="minorHAnsi"/>
          <w:sz w:val="24"/>
          <w:szCs w:val="24"/>
        </w:rPr>
        <w:t xml:space="preserve"> </w:t>
      </w:r>
      <w:r w:rsidRPr="00814388">
        <w:rPr>
          <w:rFonts w:cstheme="minorHAnsi"/>
          <w:bCs/>
          <w:sz w:val="24"/>
          <w:szCs w:val="24"/>
          <w:u w:val="single"/>
        </w:rPr>
        <w:t>Anuidade:</w:t>
      </w:r>
    </w:p>
    <w:p w14:paraId="186E61FE" w14:textId="77777777" w:rsidR="0028201A" w:rsidRPr="00814388" w:rsidRDefault="0028201A" w:rsidP="0028201A">
      <w:pPr>
        <w:spacing w:after="0"/>
        <w:rPr>
          <w:rFonts w:cstheme="minorHAnsi"/>
          <w:bCs/>
          <w:sz w:val="24"/>
          <w:szCs w:val="24"/>
          <w:u w:val="single"/>
        </w:rPr>
      </w:pPr>
      <w:r w:rsidRPr="00814388">
        <w:rPr>
          <w:rFonts w:cstheme="minorHAnsi"/>
          <w:bCs/>
          <w:sz w:val="24"/>
          <w:szCs w:val="24"/>
        </w:rPr>
        <w:t>Proporcional ao n.º de meses para o término do ano com base no capital social destacado</w:t>
      </w:r>
      <w:r w:rsidRPr="00814388">
        <w:rPr>
          <w:rFonts w:cstheme="minorHAnsi"/>
          <w:sz w:val="24"/>
          <w:szCs w:val="24"/>
        </w:rPr>
        <w:t>;</w:t>
      </w:r>
    </w:p>
    <w:p w14:paraId="5DB20D8F" w14:textId="77777777" w:rsidR="0028201A" w:rsidRPr="00814388" w:rsidRDefault="0028201A" w:rsidP="0028201A">
      <w:pPr>
        <w:spacing w:after="0"/>
        <w:rPr>
          <w:rFonts w:cstheme="minorHAnsi"/>
          <w:sz w:val="24"/>
          <w:szCs w:val="24"/>
        </w:rPr>
      </w:pPr>
      <w:r w:rsidRPr="00814388">
        <w:rPr>
          <w:rFonts w:cstheme="minorHAnsi"/>
          <w:sz w:val="24"/>
          <w:szCs w:val="24"/>
        </w:rPr>
        <w:t>Farmácias e laboratórios de hospitais: são isentos de taxas e Anuidade, a atividade básica não é a farmacêutica;</w:t>
      </w:r>
    </w:p>
    <w:p w14:paraId="12BF214F" w14:textId="77777777" w:rsidR="0028201A" w:rsidRPr="00814388" w:rsidRDefault="0028201A" w:rsidP="0028201A">
      <w:pPr>
        <w:spacing w:after="0"/>
        <w:rPr>
          <w:rFonts w:cstheme="minorHAnsi"/>
          <w:sz w:val="24"/>
          <w:szCs w:val="24"/>
        </w:rPr>
      </w:pPr>
      <w:r w:rsidRPr="00814388">
        <w:rPr>
          <w:rFonts w:cstheme="minorHAnsi"/>
          <w:sz w:val="24"/>
          <w:szCs w:val="24"/>
        </w:rPr>
        <w:t>Farmácias e laboratórios de Prefeituras: são isentos de Anuidade;</w:t>
      </w:r>
    </w:p>
    <w:p w14:paraId="496D9EED" w14:textId="77777777" w:rsidR="0028201A" w:rsidRPr="00814388" w:rsidRDefault="0028201A" w:rsidP="0028201A">
      <w:pPr>
        <w:spacing w:after="0"/>
        <w:rPr>
          <w:rFonts w:cstheme="minorHAnsi"/>
          <w:sz w:val="24"/>
          <w:szCs w:val="24"/>
        </w:rPr>
      </w:pPr>
      <w:r w:rsidRPr="00814388">
        <w:rPr>
          <w:rFonts w:cstheme="minorHAnsi"/>
          <w:sz w:val="24"/>
          <w:szCs w:val="24"/>
        </w:rPr>
        <w:t>Empresas filantrópicas (sem fins lucrativos) são isentos de taxas e Anuidade;</w:t>
      </w:r>
    </w:p>
    <w:p w14:paraId="0D76D207" w14:textId="77777777" w:rsidR="0028201A" w:rsidRPr="00814388" w:rsidRDefault="0028201A" w:rsidP="0028201A">
      <w:pPr>
        <w:spacing w:after="0"/>
        <w:rPr>
          <w:rFonts w:cstheme="minorHAnsi"/>
          <w:sz w:val="24"/>
          <w:szCs w:val="24"/>
        </w:rPr>
      </w:pPr>
      <w:r w:rsidRPr="00814388">
        <w:rPr>
          <w:rFonts w:cstheme="minorHAnsi"/>
          <w:sz w:val="24"/>
          <w:szCs w:val="24"/>
        </w:rPr>
        <w:t>Postos de Coleta: isentos de taxas e Anuidade;</w:t>
      </w:r>
    </w:p>
    <w:p w14:paraId="2264078C" w14:textId="77777777" w:rsidR="0028201A" w:rsidRPr="00814388" w:rsidRDefault="0028201A" w:rsidP="0028201A">
      <w:pPr>
        <w:spacing w:after="0"/>
        <w:rPr>
          <w:rFonts w:cstheme="minorHAnsi"/>
          <w:sz w:val="24"/>
          <w:szCs w:val="24"/>
        </w:rPr>
      </w:pPr>
      <w:r w:rsidRPr="00814388">
        <w:rPr>
          <w:rFonts w:cstheme="minorHAnsi"/>
          <w:sz w:val="24"/>
          <w:szCs w:val="24"/>
        </w:rPr>
        <w:t>Postos de Coleta Prestador de Serviço: (posto de coleta que não é extensão, nem filial de laboratório, apenas terceiriza o serviço de coleta para um laboratório). Conforme RDC302/2005 ANVISA, só pode prestar serviços para um único laboratório. Como a atividade básica desse estabelecimento é a coleta, cobrar taxa de registro de firma e Anuidade Proporcional;</w:t>
      </w:r>
    </w:p>
    <w:p w14:paraId="728257C1" w14:textId="77777777" w:rsidR="0028201A" w:rsidRPr="00814388" w:rsidRDefault="0028201A" w:rsidP="0028201A">
      <w:pPr>
        <w:spacing w:after="0"/>
        <w:rPr>
          <w:rFonts w:cstheme="minorHAnsi"/>
          <w:sz w:val="24"/>
          <w:szCs w:val="24"/>
        </w:rPr>
      </w:pPr>
      <w:r w:rsidRPr="00814388">
        <w:rPr>
          <w:rFonts w:cstheme="minorHAnsi"/>
          <w:sz w:val="24"/>
          <w:szCs w:val="24"/>
        </w:rPr>
        <w:t>Filiais c/ matriz fora do estado s/ capital destacado no contrato social: cobrar Anuidade faixa 3.</w:t>
      </w:r>
    </w:p>
    <w:p w14:paraId="02670D22" w14:textId="77777777" w:rsidR="003E3421" w:rsidRPr="00814388" w:rsidRDefault="003E3421" w:rsidP="003E3421">
      <w:pPr>
        <w:spacing w:after="0" w:line="240" w:lineRule="auto"/>
        <w:rPr>
          <w:rFonts w:cstheme="minorHAnsi"/>
          <w:sz w:val="24"/>
          <w:szCs w:val="24"/>
        </w:rPr>
      </w:pPr>
      <w:r w:rsidRPr="00814388">
        <w:rPr>
          <w:rFonts w:cstheme="minorHAnsi"/>
          <w:b/>
          <w:sz w:val="24"/>
          <w:szCs w:val="24"/>
        </w:rPr>
        <w:t>IMPORTANTE:</w:t>
      </w:r>
      <w:r w:rsidRPr="00814388">
        <w:rPr>
          <w:rFonts w:cstheme="minorHAnsi"/>
          <w:bCs/>
          <w:sz w:val="24"/>
          <w:szCs w:val="24"/>
        </w:rPr>
        <w:t xml:space="preserve"> </w:t>
      </w:r>
      <w:r w:rsidRPr="00814388">
        <w:rPr>
          <w:rFonts w:cstheme="minorHAnsi"/>
          <w:sz w:val="24"/>
          <w:szCs w:val="24"/>
        </w:rPr>
        <w:t xml:space="preserve">Filiais de farmácias com matriz no Paraná, da base territorial do SINDIFARMA e sem capital destacado no contrato social </w:t>
      </w:r>
      <w:r w:rsidRPr="00814388">
        <w:rPr>
          <w:rFonts w:cstheme="minorHAnsi"/>
          <w:b/>
          <w:bCs/>
          <w:sz w:val="24"/>
          <w:szCs w:val="24"/>
        </w:rPr>
        <w:t>não</w:t>
      </w:r>
      <w:r w:rsidRPr="00814388">
        <w:rPr>
          <w:rFonts w:cstheme="minorHAnsi"/>
          <w:sz w:val="24"/>
          <w:szCs w:val="24"/>
        </w:rPr>
        <w:t xml:space="preserve"> cobrar anuidade, mas deverá fazer o lançamento no sistema e informar o departamento de cobrança.</w:t>
      </w:r>
    </w:p>
    <w:p w14:paraId="3B3DFF02" w14:textId="77777777" w:rsidR="0028201A" w:rsidRPr="00814388" w:rsidRDefault="0028201A" w:rsidP="0028201A">
      <w:pPr>
        <w:spacing w:after="0"/>
        <w:rPr>
          <w:rFonts w:cstheme="minorHAnsi"/>
          <w:b/>
          <w:sz w:val="24"/>
          <w:szCs w:val="24"/>
        </w:rPr>
      </w:pPr>
    </w:p>
    <w:p w14:paraId="546CBC9A" w14:textId="77777777" w:rsidR="0028201A" w:rsidRPr="00814388" w:rsidRDefault="0028201A" w:rsidP="0028201A">
      <w:pPr>
        <w:spacing w:after="0"/>
        <w:rPr>
          <w:rFonts w:cstheme="minorHAnsi"/>
          <w:b/>
          <w:sz w:val="24"/>
          <w:szCs w:val="24"/>
        </w:rPr>
      </w:pPr>
      <w:r w:rsidRPr="00814388">
        <w:rPr>
          <w:rFonts w:cstheme="minorHAnsi"/>
          <w:b/>
          <w:sz w:val="24"/>
          <w:szCs w:val="24"/>
        </w:rPr>
        <w:t>3. Verificações:</w:t>
      </w:r>
    </w:p>
    <w:p w14:paraId="6A8C47B8" w14:textId="77777777" w:rsidR="0028201A" w:rsidRPr="00814388" w:rsidRDefault="0028201A" w:rsidP="0028201A">
      <w:pPr>
        <w:spacing w:after="0"/>
        <w:rPr>
          <w:rFonts w:cstheme="minorHAnsi"/>
          <w:bCs/>
          <w:sz w:val="24"/>
          <w:szCs w:val="24"/>
        </w:rPr>
      </w:pPr>
      <w:r w:rsidRPr="00814388">
        <w:rPr>
          <w:rFonts w:cstheme="minorHAnsi"/>
          <w:b/>
          <w:sz w:val="24"/>
          <w:szCs w:val="24"/>
        </w:rPr>
        <w:t xml:space="preserve">3.1 </w:t>
      </w:r>
      <w:r w:rsidRPr="00814388">
        <w:rPr>
          <w:rFonts w:cstheme="minorHAnsi"/>
          <w:bCs/>
          <w:sz w:val="24"/>
          <w:szCs w:val="24"/>
        </w:rPr>
        <w:t xml:space="preserve">A solicitação é recebida por e-mail </w:t>
      </w:r>
      <w:hyperlink r:id="rId14" w:history="1">
        <w:r w:rsidRPr="00814388">
          <w:rPr>
            <w:rStyle w:val="Hyperlink"/>
            <w:rFonts w:cstheme="minorHAnsi"/>
            <w:bCs/>
            <w:sz w:val="24"/>
            <w:szCs w:val="24"/>
          </w:rPr>
          <w:t>registro.pj@crf-pr.org.br</w:t>
        </w:r>
      </w:hyperlink>
      <w:r w:rsidRPr="00814388">
        <w:rPr>
          <w:rFonts w:cstheme="minorHAnsi"/>
          <w:bCs/>
          <w:sz w:val="24"/>
          <w:szCs w:val="24"/>
        </w:rPr>
        <w:t>, se não apresentar a documentação solicitada, deverá responder o e-mail solicitando os documentos faltantes antes de começar o procedimento. A documentação completa e cópia do e-mail deverá ser salva em pasta para ser inserida no protocolo no final do procedimento.</w:t>
      </w:r>
    </w:p>
    <w:p w14:paraId="22A84DA4" w14:textId="77777777" w:rsidR="0028201A" w:rsidRPr="00814388" w:rsidRDefault="0028201A" w:rsidP="0028201A">
      <w:pPr>
        <w:spacing w:after="0"/>
        <w:rPr>
          <w:rFonts w:cstheme="minorHAnsi"/>
          <w:sz w:val="24"/>
          <w:szCs w:val="24"/>
        </w:rPr>
      </w:pPr>
      <w:r w:rsidRPr="00814388">
        <w:rPr>
          <w:rFonts w:cstheme="minorHAnsi"/>
          <w:b/>
          <w:sz w:val="24"/>
          <w:szCs w:val="24"/>
        </w:rPr>
        <w:t xml:space="preserve">3.2 </w:t>
      </w:r>
      <w:r w:rsidRPr="00814388">
        <w:rPr>
          <w:rFonts w:cstheme="minorHAnsi"/>
          <w:sz w:val="24"/>
          <w:szCs w:val="24"/>
        </w:rPr>
        <w:t>Na Alteração Contratual deverá ser observado o ramo de atividade (objeto social da empresa ou da filial especificamente), endereço completo, alterações existentes, qualificação de sócios, nome, endereço e CPF do(s) sócio(s) gerente(s). Médicos não podem ser sócios de Farmácias ou Drogarias, exceto Farmácias Hospitalares (Decreto n.º 20931/32, Art. 16, item G);</w:t>
      </w:r>
    </w:p>
    <w:p w14:paraId="2DB7405B" w14:textId="77777777" w:rsidR="0028201A" w:rsidRPr="00814388" w:rsidRDefault="0028201A" w:rsidP="0028201A">
      <w:pPr>
        <w:spacing w:after="0"/>
        <w:rPr>
          <w:rFonts w:cstheme="minorHAnsi"/>
          <w:sz w:val="24"/>
          <w:szCs w:val="24"/>
        </w:rPr>
      </w:pPr>
      <w:r w:rsidRPr="00814388">
        <w:rPr>
          <w:rFonts w:cstheme="minorHAnsi"/>
          <w:b/>
          <w:sz w:val="24"/>
          <w:szCs w:val="24"/>
        </w:rPr>
        <w:t xml:space="preserve">3.3 </w:t>
      </w:r>
      <w:r w:rsidRPr="00814388">
        <w:rPr>
          <w:rFonts w:cstheme="minorHAnsi"/>
          <w:sz w:val="24"/>
          <w:szCs w:val="24"/>
        </w:rPr>
        <w:t>Verificar no SAGICON pelo nome fantasia, razão social ou CNPJ a situação da firma, caso não encontre o número do CNPJ, não é reabilitação é registro.</w:t>
      </w:r>
    </w:p>
    <w:bookmarkEnd w:id="0"/>
    <w:p w14:paraId="6A2CAA3D" w14:textId="77777777" w:rsidR="0028201A" w:rsidRPr="00814388" w:rsidRDefault="0028201A" w:rsidP="0028201A">
      <w:pPr>
        <w:spacing w:after="0"/>
        <w:rPr>
          <w:rFonts w:cstheme="minorHAnsi"/>
          <w:b/>
          <w:bCs/>
          <w:sz w:val="24"/>
          <w:szCs w:val="24"/>
        </w:rPr>
      </w:pPr>
    </w:p>
    <w:p w14:paraId="4E8BD56E" w14:textId="77777777" w:rsidR="0028201A" w:rsidRPr="00814388" w:rsidRDefault="0028201A" w:rsidP="0028201A">
      <w:pPr>
        <w:spacing w:after="0"/>
        <w:rPr>
          <w:rFonts w:cstheme="minorHAnsi"/>
          <w:b/>
          <w:bCs/>
          <w:sz w:val="24"/>
          <w:szCs w:val="24"/>
        </w:rPr>
      </w:pPr>
      <w:r w:rsidRPr="00814388">
        <w:rPr>
          <w:rFonts w:cstheme="minorHAnsi"/>
          <w:b/>
          <w:bCs/>
          <w:sz w:val="24"/>
          <w:szCs w:val="24"/>
        </w:rPr>
        <w:t>No SAGICON</w:t>
      </w:r>
    </w:p>
    <w:p w14:paraId="6587ACAF" w14:textId="77777777" w:rsidR="0028201A" w:rsidRPr="00814388" w:rsidRDefault="0028201A" w:rsidP="0028201A">
      <w:pPr>
        <w:spacing w:after="0"/>
        <w:rPr>
          <w:rFonts w:cstheme="minorHAnsi"/>
          <w:b/>
          <w:bCs/>
          <w:sz w:val="24"/>
          <w:szCs w:val="24"/>
        </w:rPr>
      </w:pPr>
      <w:r w:rsidRPr="00814388">
        <w:rPr>
          <w:rFonts w:cstheme="minorHAnsi"/>
          <w:b/>
          <w:bCs/>
          <w:sz w:val="24"/>
          <w:szCs w:val="24"/>
        </w:rPr>
        <w:t xml:space="preserve">Cadastro de Firma </w:t>
      </w:r>
    </w:p>
    <w:p w14:paraId="20F8999B" w14:textId="77777777" w:rsidR="0028201A" w:rsidRPr="00814388" w:rsidRDefault="0028201A" w:rsidP="0028201A">
      <w:pPr>
        <w:spacing w:after="0"/>
        <w:rPr>
          <w:rFonts w:cstheme="minorHAnsi"/>
          <w:sz w:val="24"/>
          <w:szCs w:val="24"/>
        </w:rPr>
      </w:pPr>
      <w:r w:rsidRPr="00814388">
        <w:rPr>
          <w:rFonts w:cstheme="minorHAnsi"/>
          <w:sz w:val="24"/>
          <w:szCs w:val="24"/>
        </w:rPr>
        <w:t>Consultar pelo CNPJ ou nome completo se já tem cadastro no CRF/PR, se houver o procedimento será reabilitação de registro.</w:t>
      </w:r>
    </w:p>
    <w:p w14:paraId="625CAA3B" w14:textId="77777777" w:rsidR="0028201A" w:rsidRPr="00814388" w:rsidRDefault="0028201A" w:rsidP="0028201A">
      <w:pPr>
        <w:pStyle w:val="Corpodetexto3"/>
        <w:spacing w:after="0" w:line="240" w:lineRule="auto"/>
        <w:rPr>
          <w:rFonts w:cstheme="minorHAnsi"/>
          <w:szCs w:val="24"/>
          <w:u w:val="single"/>
        </w:rPr>
      </w:pPr>
      <w:r w:rsidRPr="00814388">
        <w:rPr>
          <w:rFonts w:cstheme="minorHAnsi"/>
          <w:szCs w:val="24"/>
          <w:u w:val="single"/>
        </w:rPr>
        <w:t>Dados l:</w:t>
      </w:r>
    </w:p>
    <w:p w14:paraId="17FB7453" w14:textId="77777777" w:rsidR="0028201A" w:rsidRPr="00814388" w:rsidRDefault="0028201A" w:rsidP="0028201A">
      <w:pPr>
        <w:pStyle w:val="Corpodetexto3"/>
        <w:spacing w:after="0" w:line="240" w:lineRule="auto"/>
        <w:rPr>
          <w:rFonts w:cstheme="minorHAnsi"/>
          <w:b w:val="0"/>
          <w:bCs/>
          <w:szCs w:val="24"/>
        </w:rPr>
      </w:pPr>
      <w:r w:rsidRPr="00814388">
        <w:rPr>
          <w:rFonts w:cstheme="minorHAnsi"/>
          <w:b w:val="0"/>
          <w:bCs/>
          <w:szCs w:val="24"/>
        </w:rPr>
        <w:t>Verificar se houve alterações em:</w:t>
      </w:r>
    </w:p>
    <w:p w14:paraId="24AA544B" w14:textId="77777777" w:rsidR="0028201A" w:rsidRPr="00814388" w:rsidRDefault="0028201A" w:rsidP="0028201A">
      <w:pPr>
        <w:spacing w:after="0"/>
        <w:rPr>
          <w:rFonts w:cstheme="minorHAnsi"/>
          <w:sz w:val="24"/>
          <w:szCs w:val="24"/>
        </w:rPr>
      </w:pPr>
      <w:r w:rsidRPr="00814388">
        <w:rPr>
          <w:rFonts w:cstheme="minorHAnsi"/>
          <w:b/>
          <w:bCs/>
          <w:sz w:val="24"/>
          <w:szCs w:val="24"/>
        </w:rPr>
        <w:t>Capital Social</w:t>
      </w:r>
      <w:r w:rsidRPr="00814388">
        <w:rPr>
          <w:rFonts w:cstheme="minorHAnsi"/>
          <w:sz w:val="24"/>
          <w:szCs w:val="24"/>
        </w:rPr>
        <w:t>;</w:t>
      </w:r>
    </w:p>
    <w:p w14:paraId="3570874E" w14:textId="77777777" w:rsidR="0028201A" w:rsidRPr="00814388" w:rsidRDefault="0028201A" w:rsidP="0028201A">
      <w:pPr>
        <w:spacing w:after="0"/>
        <w:rPr>
          <w:rFonts w:cstheme="minorHAnsi"/>
          <w:sz w:val="24"/>
          <w:szCs w:val="24"/>
        </w:rPr>
      </w:pPr>
      <w:r w:rsidRPr="00814388">
        <w:rPr>
          <w:rFonts w:cstheme="minorHAnsi"/>
          <w:b/>
          <w:bCs/>
          <w:sz w:val="24"/>
          <w:szCs w:val="24"/>
        </w:rPr>
        <w:t>Razão Social</w:t>
      </w:r>
      <w:r w:rsidRPr="00814388">
        <w:rPr>
          <w:rFonts w:cstheme="minorHAnsi"/>
          <w:sz w:val="24"/>
          <w:szCs w:val="24"/>
        </w:rPr>
        <w:t>;</w:t>
      </w:r>
    </w:p>
    <w:p w14:paraId="39038ECF" w14:textId="77777777" w:rsidR="0028201A" w:rsidRPr="00814388" w:rsidRDefault="0028201A" w:rsidP="0028201A">
      <w:pPr>
        <w:spacing w:after="0"/>
        <w:rPr>
          <w:rFonts w:cstheme="minorHAnsi"/>
          <w:sz w:val="24"/>
          <w:szCs w:val="24"/>
        </w:rPr>
      </w:pPr>
      <w:r w:rsidRPr="00814388">
        <w:rPr>
          <w:rFonts w:cstheme="minorHAnsi"/>
          <w:b/>
          <w:bCs/>
          <w:sz w:val="24"/>
          <w:szCs w:val="24"/>
        </w:rPr>
        <w:t>Fantasia</w:t>
      </w:r>
      <w:r w:rsidRPr="00814388">
        <w:rPr>
          <w:rFonts w:cstheme="minorHAnsi"/>
          <w:sz w:val="24"/>
          <w:szCs w:val="24"/>
        </w:rPr>
        <w:t>;</w:t>
      </w:r>
    </w:p>
    <w:p w14:paraId="588A5C03" w14:textId="77777777" w:rsidR="0028201A" w:rsidRPr="00814388" w:rsidRDefault="0028201A" w:rsidP="0028201A">
      <w:pPr>
        <w:spacing w:after="0"/>
        <w:rPr>
          <w:rFonts w:cstheme="minorHAnsi"/>
          <w:sz w:val="24"/>
          <w:szCs w:val="24"/>
        </w:rPr>
      </w:pPr>
      <w:r w:rsidRPr="00814388">
        <w:rPr>
          <w:rFonts w:cstheme="minorHAnsi"/>
          <w:b/>
          <w:bCs/>
          <w:sz w:val="24"/>
          <w:szCs w:val="24"/>
        </w:rPr>
        <w:t>Categoria da Empresa</w:t>
      </w:r>
      <w:r w:rsidRPr="00814388">
        <w:rPr>
          <w:rFonts w:cstheme="minorHAnsi"/>
          <w:sz w:val="24"/>
          <w:szCs w:val="24"/>
        </w:rPr>
        <w:t>;</w:t>
      </w:r>
    </w:p>
    <w:p w14:paraId="4EF8BD80" w14:textId="77777777" w:rsidR="0028201A" w:rsidRDefault="0028201A" w:rsidP="0028201A">
      <w:pPr>
        <w:spacing w:after="0"/>
        <w:rPr>
          <w:rFonts w:cstheme="minorHAnsi"/>
          <w:sz w:val="24"/>
          <w:szCs w:val="24"/>
        </w:rPr>
      </w:pPr>
      <w:r w:rsidRPr="00814388">
        <w:rPr>
          <w:rFonts w:cstheme="minorHAnsi"/>
          <w:b/>
          <w:bCs/>
          <w:sz w:val="24"/>
          <w:szCs w:val="24"/>
        </w:rPr>
        <w:lastRenderedPageBreak/>
        <w:t>Natureza de Atividade</w:t>
      </w:r>
      <w:r w:rsidRPr="00814388">
        <w:rPr>
          <w:rFonts w:cstheme="minorHAnsi"/>
          <w:sz w:val="24"/>
          <w:szCs w:val="24"/>
        </w:rPr>
        <w:t xml:space="preserve">: </w:t>
      </w:r>
    </w:p>
    <w:p w14:paraId="03386C9D" w14:textId="31170661" w:rsidR="00836D91" w:rsidRDefault="00836D91" w:rsidP="0028201A">
      <w:pPr>
        <w:spacing w:after="0"/>
        <w:rPr>
          <w:rFonts w:cstheme="minorHAnsi"/>
          <w:sz w:val="24"/>
          <w:szCs w:val="24"/>
        </w:rPr>
      </w:pPr>
      <w:r>
        <w:rPr>
          <w:rFonts w:cstheme="minorHAnsi"/>
          <w:sz w:val="24"/>
          <w:szCs w:val="24"/>
        </w:rPr>
        <w:t>Incluir situação da firma - Ilegal</w:t>
      </w:r>
    </w:p>
    <w:p w14:paraId="0D6EC306" w14:textId="77777777" w:rsidR="00542372" w:rsidRDefault="00542372" w:rsidP="0028201A">
      <w:pPr>
        <w:spacing w:after="0"/>
        <w:rPr>
          <w:rFonts w:cstheme="minorHAnsi"/>
          <w:sz w:val="24"/>
          <w:szCs w:val="24"/>
        </w:rPr>
      </w:pPr>
    </w:p>
    <w:p w14:paraId="4497D93C" w14:textId="03F44235" w:rsidR="00542372" w:rsidRDefault="00542372" w:rsidP="0028201A">
      <w:pPr>
        <w:spacing w:after="0"/>
        <w:rPr>
          <w:rFonts w:cstheme="minorHAnsi"/>
          <w:sz w:val="24"/>
          <w:szCs w:val="24"/>
        </w:rPr>
      </w:pPr>
      <w:r>
        <w:rPr>
          <w:rFonts w:cstheme="minorHAnsi"/>
          <w:sz w:val="24"/>
          <w:szCs w:val="24"/>
        </w:rPr>
        <w:t>Dados II:</w:t>
      </w:r>
    </w:p>
    <w:p w14:paraId="2E48EBB4" w14:textId="339310D3" w:rsidR="00542372" w:rsidRPr="00814388" w:rsidRDefault="00542372" w:rsidP="0028201A">
      <w:pPr>
        <w:spacing w:after="0"/>
        <w:rPr>
          <w:rFonts w:cstheme="minorHAnsi"/>
          <w:sz w:val="24"/>
          <w:szCs w:val="24"/>
        </w:rPr>
      </w:pPr>
      <w:r>
        <w:rPr>
          <w:rFonts w:cstheme="minorHAnsi"/>
          <w:sz w:val="24"/>
          <w:szCs w:val="24"/>
        </w:rPr>
        <w:t>Não alterar as datas</w:t>
      </w:r>
    </w:p>
    <w:p w14:paraId="378AAC3F" w14:textId="77777777" w:rsidR="0028201A" w:rsidRPr="00814388" w:rsidRDefault="0028201A" w:rsidP="0028201A">
      <w:pPr>
        <w:spacing w:after="0"/>
        <w:rPr>
          <w:rFonts w:cstheme="minorHAnsi"/>
          <w:b/>
          <w:bCs/>
          <w:sz w:val="24"/>
          <w:szCs w:val="24"/>
          <w:u w:val="single"/>
        </w:rPr>
      </w:pPr>
    </w:p>
    <w:p w14:paraId="5DFEB112" w14:textId="77777777" w:rsidR="0028201A" w:rsidRPr="00814388" w:rsidRDefault="0028201A" w:rsidP="0028201A">
      <w:pPr>
        <w:spacing w:after="0"/>
        <w:rPr>
          <w:rFonts w:cstheme="minorHAnsi"/>
          <w:b/>
          <w:bCs/>
          <w:sz w:val="24"/>
          <w:szCs w:val="24"/>
          <w:u w:val="single"/>
        </w:rPr>
      </w:pPr>
      <w:r w:rsidRPr="00814388">
        <w:rPr>
          <w:rFonts w:cstheme="minorHAnsi"/>
          <w:b/>
          <w:bCs/>
          <w:sz w:val="24"/>
          <w:szCs w:val="24"/>
          <w:u w:val="single"/>
        </w:rPr>
        <w:t>Contatos:</w:t>
      </w:r>
    </w:p>
    <w:p w14:paraId="0EDBE49F" w14:textId="77777777" w:rsidR="0028201A" w:rsidRPr="00814388" w:rsidRDefault="0028201A" w:rsidP="0028201A">
      <w:pPr>
        <w:spacing w:after="0"/>
        <w:rPr>
          <w:rFonts w:cstheme="minorHAnsi"/>
          <w:sz w:val="24"/>
          <w:szCs w:val="24"/>
        </w:rPr>
      </w:pPr>
      <w:r w:rsidRPr="00814388">
        <w:rPr>
          <w:rFonts w:cstheme="minorHAnsi"/>
          <w:sz w:val="24"/>
          <w:szCs w:val="24"/>
        </w:rPr>
        <w:t>Verificar se houve alterações em:</w:t>
      </w:r>
    </w:p>
    <w:p w14:paraId="24DE5C83" w14:textId="77777777" w:rsidR="0028201A" w:rsidRPr="00814388" w:rsidRDefault="0028201A" w:rsidP="0028201A">
      <w:pPr>
        <w:spacing w:after="0"/>
        <w:rPr>
          <w:rFonts w:cstheme="minorHAnsi"/>
          <w:sz w:val="24"/>
          <w:szCs w:val="24"/>
        </w:rPr>
      </w:pPr>
      <w:r w:rsidRPr="00814388">
        <w:rPr>
          <w:rFonts w:cstheme="minorHAnsi"/>
          <w:b/>
          <w:bCs/>
          <w:sz w:val="24"/>
          <w:szCs w:val="24"/>
        </w:rPr>
        <w:t>Endereço, Celular, Telefone e E-mail Principal.</w:t>
      </w:r>
    </w:p>
    <w:p w14:paraId="018FE2A3" w14:textId="77777777" w:rsidR="0028201A" w:rsidRPr="00814388" w:rsidRDefault="0028201A" w:rsidP="0028201A">
      <w:pPr>
        <w:spacing w:after="0"/>
        <w:rPr>
          <w:rFonts w:cstheme="minorHAnsi"/>
          <w:b/>
          <w:bCs/>
          <w:sz w:val="24"/>
          <w:szCs w:val="24"/>
          <w:u w:val="single"/>
        </w:rPr>
      </w:pPr>
    </w:p>
    <w:p w14:paraId="07F640EA" w14:textId="77777777" w:rsidR="0028201A" w:rsidRPr="00814388" w:rsidRDefault="0028201A" w:rsidP="0028201A">
      <w:pPr>
        <w:spacing w:after="0"/>
        <w:rPr>
          <w:rFonts w:cstheme="minorHAnsi"/>
          <w:b/>
          <w:bCs/>
          <w:sz w:val="24"/>
          <w:szCs w:val="24"/>
        </w:rPr>
      </w:pPr>
      <w:r w:rsidRPr="00814388">
        <w:rPr>
          <w:rFonts w:cstheme="minorHAnsi"/>
          <w:b/>
          <w:bCs/>
          <w:sz w:val="24"/>
          <w:szCs w:val="24"/>
          <w:u w:val="single"/>
        </w:rPr>
        <w:t>Sócios:</w:t>
      </w:r>
      <w:r w:rsidRPr="00814388">
        <w:rPr>
          <w:rFonts w:cstheme="minorHAnsi"/>
          <w:b/>
          <w:bCs/>
          <w:sz w:val="24"/>
          <w:szCs w:val="24"/>
        </w:rPr>
        <w:t xml:space="preserve"> </w:t>
      </w:r>
    </w:p>
    <w:p w14:paraId="0D24FF3E" w14:textId="77777777" w:rsidR="0028201A" w:rsidRPr="00814388" w:rsidRDefault="0028201A" w:rsidP="0028201A">
      <w:pPr>
        <w:spacing w:after="0"/>
        <w:rPr>
          <w:rFonts w:cstheme="minorHAnsi"/>
          <w:b/>
          <w:bCs/>
          <w:sz w:val="24"/>
          <w:szCs w:val="24"/>
        </w:rPr>
      </w:pPr>
      <w:r w:rsidRPr="00814388">
        <w:rPr>
          <w:rFonts w:cstheme="minorHAnsi"/>
          <w:b/>
          <w:bCs/>
          <w:sz w:val="24"/>
          <w:szCs w:val="24"/>
        </w:rPr>
        <w:t>Sócios</w:t>
      </w:r>
    </w:p>
    <w:p w14:paraId="5F60AF45" w14:textId="77777777" w:rsidR="0028201A" w:rsidRPr="00814388" w:rsidRDefault="0028201A" w:rsidP="0028201A">
      <w:pPr>
        <w:spacing w:after="0"/>
        <w:rPr>
          <w:rFonts w:cstheme="minorHAnsi"/>
          <w:sz w:val="24"/>
          <w:szCs w:val="24"/>
        </w:rPr>
      </w:pPr>
      <w:r w:rsidRPr="00814388">
        <w:rPr>
          <w:rFonts w:cstheme="minorHAnsi"/>
          <w:sz w:val="24"/>
          <w:szCs w:val="24"/>
        </w:rPr>
        <w:t>Verificar se houve alteração de sócios.</w:t>
      </w:r>
    </w:p>
    <w:p w14:paraId="1B30E60A" w14:textId="77777777" w:rsidR="0028201A" w:rsidRPr="00814388" w:rsidRDefault="0028201A" w:rsidP="0028201A">
      <w:pPr>
        <w:spacing w:after="0"/>
        <w:rPr>
          <w:rFonts w:cstheme="minorHAnsi"/>
          <w:sz w:val="24"/>
          <w:szCs w:val="24"/>
        </w:rPr>
      </w:pPr>
      <w:r w:rsidRPr="00814388">
        <w:rPr>
          <w:rFonts w:cstheme="minorHAnsi"/>
          <w:sz w:val="24"/>
          <w:szCs w:val="24"/>
        </w:rPr>
        <w:t>Se na documentação enviada tem alteração informando novos sócios sem informação da saída dos sócios que estão cadastrados, deverá solicitar as alterações faltantes antes de finalizar o procedimento.</w:t>
      </w:r>
    </w:p>
    <w:p w14:paraId="3DF5C215" w14:textId="77777777" w:rsidR="0028201A" w:rsidRPr="00814388" w:rsidRDefault="0028201A" w:rsidP="0028201A">
      <w:pPr>
        <w:spacing w:after="0"/>
        <w:rPr>
          <w:rFonts w:cstheme="minorHAnsi"/>
          <w:b/>
          <w:bCs/>
          <w:sz w:val="24"/>
          <w:szCs w:val="24"/>
        </w:rPr>
      </w:pPr>
      <w:r w:rsidRPr="00814388">
        <w:rPr>
          <w:rFonts w:cstheme="minorHAnsi"/>
          <w:b/>
          <w:bCs/>
          <w:sz w:val="24"/>
          <w:szCs w:val="24"/>
        </w:rPr>
        <w:t>Baixar sócios</w:t>
      </w:r>
    </w:p>
    <w:p w14:paraId="18237F2A" w14:textId="77777777" w:rsidR="0028201A" w:rsidRPr="00814388" w:rsidRDefault="0028201A" w:rsidP="0028201A">
      <w:pPr>
        <w:spacing w:after="0"/>
        <w:rPr>
          <w:rFonts w:cstheme="minorHAnsi"/>
          <w:sz w:val="24"/>
          <w:szCs w:val="24"/>
        </w:rPr>
      </w:pPr>
      <w:r w:rsidRPr="00814388">
        <w:rPr>
          <w:rFonts w:cstheme="minorHAnsi"/>
          <w:sz w:val="24"/>
          <w:szCs w:val="24"/>
        </w:rPr>
        <w:t>Editar o cadastro do sócio e informa a data da saída (mesma data do arquivamento da JUCEPAR da alteração contratual).</w:t>
      </w:r>
    </w:p>
    <w:p w14:paraId="24D23870" w14:textId="77777777" w:rsidR="0028201A" w:rsidRPr="00814388" w:rsidRDefault="0028201A" w:rsidP="0028201A">
      <w:pPr>
        <w:spacing w:after="0"/>
        <w:rPr>
          <w:rFonts w:cstheme="minorHAnsi"/>
          <w:b/>
          <w:bCs/>
          <w:sz w:val="24"/>
          <w:szCs w:val="24"/>
        </w:rPr>
      </w:pPr>
      <w:r w:rsidRPr="00814388">
        <w:rPr>
          <w:rFonts w:cstheme="minorHAnsi"/>
          <w:b/>
          <w:bCs/>
          <w:sz w:val="24"/>
          <w:szCs w:val="24"/>
        </w:rPr>
        <w:t>Inserir sócios</w:t>
      </w:r>
    </w:p>
    <w:p w14:paraId="2FCBF3C9" w14:textId="77777777" w:rsidR="0028201A" w:rsidRPr="00814388" w:rsidRDefault="0028201A" w:rsidP="0028201A">
      <w:pPr>
        <w:spacing w:after="0"/>
        <w:rPr>
          <w:rFonts w:cstheme="minorHAnsi"/>
          <w:sz w:val="24"/>
          <w:szCs w:val="24"/>
        </w:rPr>
      </w:pPr>
      <w:r w:rsidRPr="00814388">
        <w:rPr>
          <w:rFonts w:cstheme="minorHAnsi"/>
          <w:sz w:val="24"/>
          <w:szCs w:val="24"/>
        </w:rPr>
        <w:t xml:space="preserve">No canto direito clicar em </w:t>
      </w:r>
      <w:r w:rsidRPr="00814388">
        <w:rPr>
          <w:rFonts w:cstheme="minorHAnsi"/>
          <w:b/>
          <w:bCs/>
          <w:sz w:val="24"/>
          <w:szCs w:val="24"/>
        </w:rPr>
        <w:t>Cad. Leigo</w:t>
      </w:r>
      <w:r w:rsidRPr="00814388">
        <w:rPr>
          <w:rFonts w:cstheme="minorHAnsi"/>
          <w:sz w:val="24"/>
          <w:szCs w:val="24"/>
        </w:rPr>
        <w:t xml:space="preserve">. </w:t>
      </w:r>
    </w:p>
    <w:p w14:paraId="3E542A5B" w14:textId="77777777" w:rsidR="0028201A" w:rsidRPr="00814388" w:rsidRDefault="0028201A" w:rsidP="0028201A">
      <w:pPr>
        <w:spacing w:after="0"/>
        <w:rPr>
          <w:rFonts w:cstheme="minorHAnsi"/>
          <w:sz w:val="24"/>
          <w:szCs w:val="24"/>
        </w:rPr>
      </w:pPr>
      <w:r w:rsidRPr="00814388">
        <w:rPr>
          <w:rFonts w:cstheme="minorHAnsi"/>
          <w:sz w:val="24"/>
          <w:szCs w:val="24"/>
        </w:rPr>
        <w:t>Preencher os dados completos começando pelo CPF.</w:t>
      </w:r>
    </w:p>
    <w:p w14:paraId="3DE9B1B6" w14:textId="77777777" w:rsidR="0028201A" w:rsidRPr="00814388" w:rsidRDefault="0028201A" w:rsidP="0028201A">
      <w:pPr>
        <w:spacing w:after="0"/>
        <w:rPr>
          <w:rFonts w:cstheme="minorHAnsi"/>
          <w:sz w:val="24"/>
          <w:szCs w:val="24"/>
        </w:rPr>
      </w:pPr>
      <w:r w:rsidRPr="00814388">
        <w:rPr>
          <w:rFonts w:cstheme="minorHAnsi"/>
          <w:sz w:val="24"/>
          <w:szCs w:val="24"/>
        </w:rPr>
        <w:t>Caso o sócio já tenha cadastro o sistema informará que o CPF já está cadastrado e informa o número.</w:t>
      </w:r>
    </w:p>
    <w:p w14:paraId="495365FD" w14:textId="77777777" w:rsidR="0028201A" w:rsidRPr="00814388" w:rsidRDefault="0028201A" w:rsidP="0028201A">
      <w:pPr>
        <w:spacing w:after="0"/>
        <w:rPr>
          <w:rFonts w:cstheme="minorHAnsi"/>
          <w:sz w:val="24"/>
          <w:szCs w:val="24"/>
        </w:rPr>
      </w:pPr>
      <w:r w:rsidRPr="00814388">
        <w:rPr>
          <w:rFonts w:cstheme="minorHAnsi"/>
          <w:sz w:val="24"/>
          <w:szCs w:val="24"/>
        </w:rPr>
        <w:t>Após salvar o lançamento, o sistema abre uma nova aba com o nome do sócio que foi cadastrado. Deverá completar as informações de percentual na sociedade e data de início (mesma data da abertura da firma);</w:t>
      </w:r>
    </w:p>
    <w:p w14:paraId="1F7C70B5" w14:textId="77777777" w:rsidR="0028201A" w:rsidRPr="00814388" w:rsidRDefault="0028201A" w:rsidP="0028201A">
      <w:pPr>
        <w:spacing w:after="0"/>
        <w:rPr>
          <w:rFonts w:cstheme="minorHAnsi"/>
          <w:sz w:val="24"/>
          <w:szCs w:val="24"/>
        </w:rPr>
      </w:pPr>
      <w:r w:rsidRPr="00814388">
        <w:rPr>
          <w:rFonts w:cstheme="minorHAnsi"/>
          <w:sz w:val="24"/>
          <w:szCs w:val="24"/>
        </w:rPr>
        <w:t xml:space="preserve">No canto direito clicar em </w:t>
      </w:r>
      <w:r w:rsidRPr="00814388">
        <w:rPr>
          <w:rFonts w:cstheme="minorHAnsi"/>
          <w:b/>
          <w:bCs/>
          <w:sz w:val="24"/>
          <w:szCs w:val="24"/>
        </w:rPr>
        <w:t>Adicionar Sócio</w:t>
      </w:r>
      <w:r w:rsidRPr="00814388">
        <w:rPr>
          <w:rFonts w:cstheme="minorHAnsi"/>
          <w:sz w:val="24"/>
          <w:szCs w:val="24"/>
        </w:rPr>
        <w:t>.</w:t>
      </w:r>
    </w:p>
    <w:p w14:paraId="03FC8269" w14:textId="77777777" w:rsidR="0028201A" w:rsidRPr="00814388" w:rsidRDefault="0028201A" w:rsidP="0028201A">
      <w:pPr>
        <w:spacing w:after="0"/>
        <w:rPr>
          <w:rFonts w:cstheme="minorHAnsi"/>
          <w:sz w:val="24"/>
          <w:szCs w:val="24"/>
        </w:rPr>
      </w:pPr>
      <w:r w:rsidRPr="00814388">
        <w:rPr>
          <w:rFonts w:cstheme="minorHAnsi"/>
          <w:sz w:val="24"/>
          <w:szCs w:val="24"/>
        </w:rPr>
        <w:t>Informar a qualificação do sócio, n.º da inscrição, percentual na sociedade e data de início (mesma data da abertura da firma);</w:t>
      </w:r>
    </w:p>
    <w:p w14:paraId="0923A188" w14:textId="77777777" w:rsidR="0028201A" w:rsidRPr="00814388" w:rsidRDefault="0028201A" w:rsidP="0028201A">
      <w:pPr>
        <w:spacing w:after="0"/>
        <w:rPr>
          <w:rFonts w:cstheme="minorHAnsi"/>
          <w:b/>
          <w:bCs/>
          <w:sz w:val="24"/>
          <w:szCs w:val="24"/>
        </w:rPr>
      </w:pPr>
      <w:r w:rsidRPr="00814388">
        <w:rPr>
          <w:rFonts w:cstheme="minorHAnsi"/>
          <w:sz w:val="24"/>
          <w:szCs w:val="24"/>
        </w:rPr>
        <w:t xml:space="preserve">No canto direito clicar em </w:t>
      </w:r>
      <w:r w:rsidRPr="00814388">
        <w:rPr>
          <w:rFonts w:cstheme="minorHAnsi"/>
          <w:b/>
          <w:bCs/>
          <w:sz w:val="24"/>
          <w:szCs w:val="24"/>
        </w:rPr>
        <w:t>Cad. Outra Firma.</w:t>
      </w:r>
    </w:p>
    <w:p w14:paraId="36F89867" w14:textId="77777777" w:rsidR="0028201A" w:rsidRPr="00814388" w:rsidRDefault="0028201A" w:rsidP="0028201A">
      <w:pPr>
        <w:spacing w:after="0"/>
        <w:rPr>
          <w:rFonts w:cstheme="minorHAnsi"/>
          <w:sz w:val="24"/>
          <w:szCs w:val="24"/>
        </w:rPr>
      </w:pPr>
      <w:r w:rsidRPr="00814388">
        <w:rPr>
          <w:rFonts w:cstheme="minorHAnsi"/>
          <w:sz w:val="24"/>
          <w:szCs w:val="24"/>
        </w:rPr>
        <w:t>Preencher os dados completos começando pelo CNPJ. Caso a empresa sócia já tenha cadastro o sistema informará que o CNPJ já está cadastrado e informa o número.</w:t>
      </w:r>
    </w:p>
    <w:p w14:paraId="79FB7185" w14:textId="77777777" w:rsidR="0028201A" w:rsidRPr="00814388" w:rsidRDefault="0028201A" w:rsidP="0028201A">
      <w:pPr>
        <w:spacing w:after="0"/>
        <w:rPr>
          <w:rFonts w:cstheme="minorHAnsi"/>
          <w:sz w:val="24"/>
          <w:szCs w:val="24"/>
        </w:rPr>
      </w:pPr>
      <w:r w:rsidRPr="00814388">
        <w:rPr>
          <w:rFonts w:cstheme="minorHAnsi"/>
          <w:sz w:val="24"/>
          <w:szCs w:val="24"/>
        </w:rPr>
        <w:t>Após salvar o lançamento, o sistema abre uma nova aba com o nome da empresa sócia que foi cadastrado. Deverá completar as informações de percentual na sociedade e data de início (mesma data da abertura da firma);</w:t>
      </w:r>
    </w:p>
    <w:p w14:paraId="3E3EEDCF" w14:textId="77777777" w:rsidR="0028201A" w:rsidRPr="00814388" w:rsidRDefault="0028201A" w:rsidP="0028201A">
      <w:pPr>
        <w:pStyle w:val="Textoembloco"/>
        <w:widowControl/>
        <w:ind w:left="0" w:right="0"/>
        <w:rPr>
          <w:rFonts w:asciiTheme="minorHAnsi" w:hAnsiTheme="minorHAnsi" w:cstheme="minorHAnsi"/>
          <w:b/>
          <w:bCs/>
        </w:rPr>
      </w:pPr>
      <w:r w:rsidRPr="00814388">
        <w:rPr>
          <w:rFonts w:asciiTheme="minorHAnsi" w:hAnsiTheme="minorHAnsi" w:cstheme="minorHAnsi"/>
          <w:b/>
          <w:bCs/>
        </w:rPr>
        <w:t>Preposto Representante Legal</w:t>
      </w:r>
    </w:p>
    <w:p w14:paraId="0F35E6A8" w14:textId="77777777" w:rsidR="0028201A" w:rsidRPr="00814388" w:rsidRDefault="0028201A" w:rsidP="0028201A">
      <w:pPr>
        <w:spacing w:after="0"/>
        <w:rPr>
          <w:rFonts w:cstheme="minorHAnsi"/>
          <w:sz w:val="24"/>
          <w:szCs w:val="24"/>
        </w:rPr>
      </w:pPr>
      <w:r w:rsidRPr="00814388">
        <w:rPr>
          <w:rFonts w:cstheme="minorHAnsi"/>
          <w:sz w:val="24"/>
          <w:szCs w:val="24"/>
        </w:rPr>
        <w:t xml:space="preserve">No canto direito clicar em </w:t>
      </w:r>
      <w:r w:rsidRPr="00814388">
        <w:rPr>
          <w:rFonts w:cstheme="minorHAnsi"/>
          <w:b/>
          <w:bCs/>
          <w:sz w:val="24"/>
          <w:szCs w:val="24"/>
        </w:rPr>
        <w:t>Cad. Leigo</w:t>
      </w:r>
      <w:r w:rsidRPr="00814388">
        <w:rPr>
          <w:rFonts w:cstheme="minorHAnsi"/>
          <w:sz w:val="24"/>
          <w:szCs w:val="24"/>
        </w:rPr>
        <w:t xml:space="preserve">. </w:t>
      </w:r>
    </w:p>
    <w:p w14:paraId="21DE874F" w14:textId="77777777" w:rsidR="0028201A" w:rsidRPr="00814388" w:rsidRDefault="0028201A" w:rsidP="0028201A">
      <w:pPr>
        <w:spacing w:after="0"/>
        <w:rPr>
          <w:rFonts w:cstheme="minorHAnsi"/>
          <w:sz w:val="24"/>
          <w:szCs w:val="24"/>
        </w:rPr>
      </w:pPr>
      <w:r w:rsidRPr="00814388">
        <w:rPr>
          <w:rFonts w:cstheme="minorHAnsi"/>
          <w:sz w:val="24"/>
          <w:szCs w:val="24"/>
        </w:rPr>
        <w:t>Preencher os dados completos começando pelo CPF. Caso o procurador ou representante legal já tenha cadastro o sistema informará que o CPF já está cadastrado e informa o número.</w:t>
      </w:r>
    </w:p>
    <w:p w14:paraId="70F9B817" w14:textId="77777777" w:rsidR="0028201A" w:rsidRPr="00814388" w:rsidRDefault="0028201A" w:rsidP="0028201A">
      <w:pPr>
        <w:spacing w:after="0"/>
        <w:rPr>
          <w:rFonts w:cstheme="minorHAnsi"/>
          <w:sz w:val="24"/>
          <w:szCs w:val="24"/>
        </w:rPr>
      </w:pPr>
      <w:r w:rsidRPr="00814388">
        <w:rPr>
          <w:rFonts w:cstheme="minorHAnsi"/>
          <w:sz w:val="24"/>
          <w:szCs w:val="24"/>
        </w:rPr>
        <w:t>Após salvar o lançamento, o sistema abre uma nova aba com o nome que foi cadastrado. Deverá completar a data de início - assinatura da procuração ou data da portaria de nomeação – informar também a data de validade quando houver.</w:t>
      </w:r>
    </w:p>
    <w:p w14:paraId="371834C1" w14:textId="77777777" w:rsidR="0028201A" w:rsidRPr="00814388" w:rsidRDefault="0028201A" w:rsidP="0028201A">
      <w:pPr>
        <w:pStyle w:val="Textoembloco"/>
        <w:widowControl/>
        <w:ind w:left="0" w:right="0"/>
        <w:rPr>
          <w:rFonts w:asciiTheme="minorHAnsi" w:hAnsiTheme="minorHAnsi" w:cstheme="minorHAnsi"/>
          <w:b/>
          <w:bCs/>
        </w:rPr>
      </w:pPr>
    </w:p>
    <w:p w14:paraId="36ACA741" w14:textId="77777777" w:rsidR="0028201A" w:rsidRPr="00814388" w:rsidRDefault="0028201A" w:rsidP="0028201A">
      <w:pPr>
        <w:spacing w:after="0"/>
        <w:rPr>
          <w:rFonts w:cstheme="minorHAnsi"/>
          <w:b/>
          <w:sz w:val="24"/>
          <w:szCs w:val="24"/>
          <w:u w:val="single"/>
        </w:rPr>
      </w:pPr>
      <w:r w:rsidRPr="00814388">
        <w:rPr>
          <w:rFonts w:cstheme="minorHAnsi"/>
          <w:b/>
          <w:sz w:val="24"/>
          <w:szCs w:val="24"/>
          <w:u w:val="single"/>
        </w:rPr>
        <w:t>Posição Financeira:</w:t>
      </w:r>
    </w:p>
    <w:p w14:paraId="18994BF9" w14:textId="77777777" w:rsidR="0028201A" w:rsidRPr="00814388" w:rsidRDefault="0028201A" w:rsidP="0028201A">
      <w:pPr>
        <w:spacing w:after="0"/>
        <w:rPr>
          <w:rFonts w:cstheme="minorHAnsi"/>
          <w:bCs/>
          <w:sz w:val="24"/>
          <w:szCs w:val="24"/>
        </w:rPr>
      </w:pPr>
      <w:r w:rsidRPr="00814388">
        <w:rPr>
          <w:rFonts w:cstheme="minorHAnsi"/>
          <w:bCs/>
          <w:sz w:val="24"/>
          <w:szCs w:val="24"/>
        </w:rPr>
        <w:t xml:space="preserve">Clicar em </w:t>
      </w:r>
      <w:r w:rsidRPr="00814388">
        <w:rPr>
          <w:rFonts w:cstheme="minorHAnsi"/>
          <w:b/>
          <w:sz w:val="24"/>
          <w:szCs w:val="24"/>
        </w:rPr>
        <w:t>+ Novo Débito/Taxa</w:t>
      </w:r>
      <w:r w:rsidRPr="00814388">
        <w:rPr>
          <w:rFonts w:cstheme="minorHAnsi"/>
          <w:bCs/>
          <w:sz w:val="24"/>
          <w:szCs w:val="24"/>
        </w:rPr>
        <w:t xml:space="preserve"> que abrirá uma nova tela. Lançar o código do débito ou taxa referente (um por vez) no campo </w:t>
      </w:r>
      <w:r w:rsidRPr="00814388">
        <w:rPr>
          <w:rFonts w:cstheme="minorHAnsi"/>
          <w:b/>
          <w:sz w:val="24"/>
          <w:szCs w:val="24"/>
        </w:rPr>
        <w:t xml:space="preserve">Receita </w:t>
      </w:r>
      <w:r w:rsidRPr="00814388">
        <w:rPr>
          <w:rFonts w:cstheme="minorHAnsi"/>
          <w:bCs/>
          <w:sz w:val="24"/>
          <w:szCs w:val="24"/>
        </w:rPr>
        <w:t xml:space="preserve">e salva (um por vez) de acordo com a natureza da atividade do estabelecimento, as datas e a tabela em vigor. Após os lançamentos, voltar para a aba </w:t>
      </w:r>
    </w:p>
    <w:p w14:paraId="4C043D63" w14:textId="77777777" w:rsidR="0028201A" w:rsidRPr="00814388" w:rsidRDefault="0028201A" w:rsidP="0028201A">
      <w:pPr>
        <w:spacing w:after="0"/>
        <w:rPr>
          <w:rFonts w:cstheme="minorHAnsi"/>
          <w:b/>
          <w:sz w:val="24"/>
          <w:szCs w:val="24"/>
        </w:rPr>
      </w:pPr>
      <w:r w:rsidRPr="00814388">
        <w:rPr>
          <w:rFonts w:cstheme="minorHAnsi"/>
          <w:b/>
          <w:sz w:val="24"/>
          <w:szCs w:val="24"/>
        </w:rPr>
        <w:t>Posição Financeira</w:t>
      </w:r>
      <w:r w:rsidRPr="00814388">
        <w:rPr>
          <w:rFonts w:cstheme="minorHAnsi"/>
          <w:bCs/>
          <w:sz w:val="24"/>
          <w:szCs w:val="24"/>
        </w:rPr>
        <w:t xml:space="preserve"> informar a </w:t>
      </w:r>
      <w:r w:rsidRPr="00814388">
        <w:rPr>
          <w:rFonts w:cstheme="minorHAnsi"/>
          <w:b/>
          <w:sz w:val="24"/>
          <w:szCs w:val="24"/>
        </w:rPr>
        <w:t>Data Base</w:t>
      </w:r>
      <w:r w:rsidRPr="00814388">
        <w:rPr>
          <w:rFonts w:cstheme="minorHAnsi"/>
          <w:bCs/>
          <w:sz w:val="24"/>
          <w:szCs w:val="24"/>
        </w:rPr>
        <w:t xml:space="preserve"> e </w:t>
      </w:r>
      <w:r w:rsidRPr="00814388">
        <w:rPr>
          <w:rFonts w:cstheme="minorHAnsi"/>
          <w:b/>
          <w:sz w:val="24"/>
          <w:szCs w:val="24"/>
        </w:rPr>
        <w:t>Carregar Posição Financeira.</w:t>
      </w:r>
    </w:p>
    <w:p w14:paraId="59B3E611" w14:textId="77777777" w:rsidR="0028201A" w:rsidRPr="00814388" w:rsidRDefault="0028201A" w:rsidP="0028201A">
      <w:pPr>
        <w:spacing w:after="0"/>
        <w:rPr>
          <w:rFonts w:cstheme="minorHAnsi"/>
          <w:bCs/>
          <w:sz w:val="24"/>
          <w:szCs w:val="24"/>
        </w:rPr>
      </w:pPr>
      <w:r w:rsidRPr="00814388">
        <w:rPr>
          <w:rFonts w:cstheme="minorHAnsi"/>
          <w:bCs/>
          <w:sz w:val="24"/>
          <w:szCs w:val="24"/>
        </w:rPr>
        <w:lastRenderedPageBreak/>
        <w:t>Os débitos que foram lançados aparecem em linha, selecionar os débitos e clicar em</w:t>
      </w:r>
      <w:r w:rsidRPr="00814388">
        <w:rPr>
          <w:rFonts w:cstheme="minorHAnsi"/>
          <w:b/>
          <w:sz w:val="24"/>
          <w:szCs w:val="24"/>
        </w:rPr>
        <w:t xml:space="preserve"> Imprimir Boleto Único</w:t>
      </w:r>
      <w:r w:rsidRPr="00814388">
        <w:rPr>
          <w:rFonts w:cstheme="minorHAnsi"/>
          <w:bCs/>
          <w:sz w:val="24"/>
          <w:szCs w:val="24"/>
        </w:rPr>
        <w:t>. Salvar o boleto na pasta junto com a documentação.</w:t>
      </w:r>
    </w:p>
    <w:p w14:paraId="658DF19D" w14:textId="77777777" w:rsidR="0028201A" w:rsidRDefault="0028201A" w:rsidP="0028201A">
      <w:pPr>
        <w:spacing w:after="0"/>
        <w:rPr>
          <w:rFonts w:cstheme="minorHAnsi"/>
          <w:sz w:val="24"/>
          <w:szCs w:val="24"/>
        </w:rPr>
      </w:pPr>
      <w:r w:rsidRPr="00814388">
        <w:rPr>
          <w:rFonts w:cstheme="minorHAnsi"/>
          <w:b/>
          <w:sz w:val="24"/>
          <w:szCs w:val="24"/>
        </w:rPr>
        <w:t>IMPORTANTE:</w:t>
      </w:r>
      <w:r w:rsidRPr="00814388">
        <w:rPr>
          <w:rFonts w:cstheme="minorHAnsi"/>
          <w:bCs/>
          <w:sz w:val="24"/>
          <w:szCs w:val="24"/>
        </w:rPr>
        <w:t xml:space="preserve"> </w:t>
      </w:r>
      <w:r w:rsidRPr="00814388">
        <w:rPr>
          <w:rFonts w:cstheme="minorHAnsi"/>
          <w:sz w:val="24"/>
          <w:szCs w:val="24"/>
        </w:rPr>
        <w:t xml:space="preserve">Filiais de farmácias com matriz no Paraná, da base territorial do SINDIFARMA e sem capital destacado no contrato social </w:t>
      </w:r>
      <w:r w:rsidRPr="00814388">
        <w:rPr>
          <w:rFonts w:cstheme="minorHAnsi"/>
          <w:b/>
          <w:bCs/>
          <w:sz w:val="24"/>
          <w:szCs w:val="24"/>
        </w:rPr>
        <w:t>não</w:t>
      </w:r>
      <w:r w:rsidRPr="00814388">
        <w:rPr>
          <w:rFonts w:cstheme="minorHAnsi"/>
          <w:sz w:val="24"/>
          <w:szCs w:val="24"/>
        </w:rPr>
        <w:t xml:space="preserve"> cobrar anuidade, mas deverá fazer o lançamento no sistema e informar o departamento de cobrança.</w:t>
      </w:r>
    </w:p>
    <w:p w14:paraId="654D8F60" w14:textId="77777777" w:rsidR="00542372" w:rsidRDefault="00542372" w:rsidP="0028201A">
      <w:pPr>
        <w:spacing w:after="0"/>
        <w:rPr>
          <w:rFonts w:cstheme="minorHAnsi"/>
          <w:sz w:val="24"/>
          <w:szCs w:val="24"/>
        </w:rPr>
      </w:pPr>
    </w:p>
    <w:p w14:paraId="117B1344" w14:textId="41915444" w:rsidR="0028201A" w:rsidRDefault="00542372" w:rsidP="0028201A">
      <w:pPr>
        <w:spacing w:after="0"/>
        <w:rPr>
          <w:rFonts w:cstheme="minorHAnsi"/>
          <w:sz w:val="24"/>
          <w:szCs w:val="24"/>
        </w:rPr>
      </w:pPr>
      <w:r>
        <w:rPr>
          <w:rFonts w:cstheme="minorHAnsi"/>
          <w:sz w:val="24"/>
          <w:szCs w:val="24"/>
        </w:rPr>
        <w:t xml:space="preserve">Inativar o Status – 400 </w:t>
      </w:r>
      <w:r w:rsidR="00836D91" w:rsidRPr="00836D91">
        <w:rPr>
          <w:rFonts w:cstheme="minorHAnsi"/>
          <w:sz w:val="24"/>
          <w:szCs w:val="24"/>
        </w:rPr>
        <w:t>BAIXADO REGISTRO POR REQUERIMENTO</w:t>
      </w:r>
    </w:p>
    <w:p w14:paraId="60752BE6" w14:textId="7C82D479" w:rsidR="007927AE" w:rsidRDefault="007927AE" w:rsidP="0028201A">
      <w:pPr>
        <w:spacing w:after="0"/>
        <w:rPr>
          <w:rFonts w:cstheme="minorHAnsi"/>
          <w:sz w:val="24"/>
          <w:szCs w:val="24"/>
        </w:rPr>
      </w:pPr>
      <w:r>
        <w:rPr>
          <w:rFonts w:cstheme="minorHAnsi"/>
          <w:sz w:val="24"/>
          <w:szCs w:val="24"/>
        </w:rPr>
        <w:t xml:space="preserve">Inativar o Status – 401 </w:t>
      </w:r>
      <w:r w:rsidRPr="007927AE">
        <w:rPr>
          <w:rFonts w:cstheme="minorHAnsi"/>
          <w:sz w:val="24"/>
          <w:szCs w:val="24"/>
        </w:rPr>
        <w:t>BAIXA EX-OFFICIO DA RESP. TECNICA</w:t>
      </w:r>
      <w:r w:rsidRPr="007927AE">
        <w:rPr>
          <w:rFonts w:cstheme="minorHAnsi"/>
          <w:sz w:val="24"/>
          <w:szCs w:val="24"/>
        </w:rPr>
        <w:tab/>
      </w:r>
    </w:p>
    <w:p w14:paraId="12E5B764" w14:textId="18BC2F4E" w:rsidR="00836D91" w:rsidRDefault="007927AE" w:rsidP="0028201A">
      <w:pPr>
        <w:spacing w:after="0"/>
        <w:rPr>
          <w:rFonts w:cstheme="minorHAnsi"/>
          <w:sz w:val="24"/>
          <w:szCs w:val="24"/>
        </w:rPr>
      </w:pPr>
      <w:r>
        <w:rPr>
          <w:rFonts w:cstheme="minorHAnsi"/>
          <w:sz w:val="24"/>
          <w:szCs w:val="24"/>
        </w:rPr>
        <w:t xml:space="preserve">Inativar o Status – 401 </w:t>
      </w:r>
      <w:r w:rsidRPr="007927AE">
        <w:rPr>
          <w:rFonts w:cstheme="minorHAnsi"/>
          <w:sz w:val="24"/>
          <w:szCs w:val="24"/>
        </w:rPr>
        <w:t>BAIXA EX-OFFICIO DA RESP. TECNICA</w:t>
      </w:r>
    </w:p>
    <w:p w14:paraId="47C6218B" w14:textId="78AA94EF" w:rsidR="007927AE" w:rsidRDefault="007927AE" w:rsidP="0028201A">
      <w:pPr>
        <w:spacing w:after="0"/>
        <w:rPr>
          <w:rFonts w:cstheme="minorHAnsi"/>
          <w:sz w:val="24"/>
          <w:szCs w:val="24"/>
        </w:rPr>
      </w:pPr>
      <w:r>
        <w:rPr>
          <w:rFonts w:cstheme="minorHAnsi"/>
          <w:sz w:val="24"/>
          <w:szCs w:val="24"/>
        </w:rPr>
        <w:t xml:space="preserve">Inativar o Status – 113 </w:t>
      </w:r>
      <w:r w:rsidRPr="007927AE">
        <w:rPr>
          <w:rFonts w:cstheme="minorHAnsi"/>
          <w:sz w:val="24"/>
          <w:szCs w:val="24"/>
        </w:rPr>
        <w:t>BAIXA EX-OFFICIO DA RESP. TECNICA</w:t>
      </w:r>
    </w:p>
    <w:p w14:paraId="6DA6DDE4" w14:textId="77777777" w:rsidR="007927AE" w:rsidRDefault="007927AE" w:rsidP="0028201A">
      <w:pPr>
        <w:spacing w:after="0"/>
        <w:rPr>
          <w:rFonts w:cstheme="minorHAnsi"/>
          <w:sz w:val="24"/>
          <w:szCs w:val="24"/>
        </w:rPr>
      </w:pPr>
    </w:p>
    <w:p w14:paraId="266917F8" w14:textId="1C36650F" w:rsidR="007927AE" w:rsidRPr="00814388" w:rsidRDefault="007927AE" w:rsidP="0028201A">
      <w:pPr>
        <w:spacing w:after="0"/>
        <w:rPr>
          <w:rFonts w:cstheme="minorHAnsi"/>
          <w:bCs/>
          <w:sz w:val="24"/>
          <w:szCs w:val="24"/>
        </w:rPr>
      </w:pPr>
      <w:r>
        <w:rPr>
          <w:rFonts w:cstheme="minorHAnsi"/>
          <w:sz w:val="24"/>
          <w:szCs w:val="24"/>
        </w:rPr>
        <w:t xml:space="preserve">Caso não tenha recadastramento e seja filial, incluir o Status 9452, com mesma data e observações do 9452 da Matriz. </w:t>
      </w:r>
    </w:p>
    <w:p w14:paraId="399EDB84" w14:textId="77777777" w:rsidR="0028201A" w:rsidRPr="00814388" w:rsidRDefault="0028201A" w:rsidP="0028201A">
      <w:pPr>
        <w:spacing w:after="0"/>
        <w:rPr>
          <w:rFonts w:cstheme="minorHAnsi"/>
          <w:b/>
          <w:bCs/>
          <w:sz w:val="24"/>
          <w:szCs w:val="24"/>
        </w:rPr>
      </w:pPr>
      <w:r w:rsidRPr="00814388">
        <w:rPr>
          <w:rFonts w:cstheme="minorHAnsi"/>
          <w:b/>
          <w:bCs/>
          <w:sz w:val="24"/>
          <w:szCs w:val="24"/>
          <w:u w:val="single"/>
        </w:rPr>
        <w:t>Status:</w:t>
      </w:r>
    </w:p>
    <w:p w14:paraId="1E581931" w14:textId="77777777" w:rsidR="0028201A" w:rsidRPr="00814388" w:rsidRDefault="0028201A" w:rsidP="0028201A">
      <w:pPr>
        <w:spacing w:after="0"/>
        <w:rPr>
          <w:rFonts w:cstheme="minorHAnsi"/>
          <w:b/>
          <w:sz w:val="24"/>
          <w:szCs w:val="24"/>
        </w:rPr>
      </w:pPr>
      <w:r w:rsidRPr="00814388">
        <w:rPr>
          <w:rFonts w:cstheme="minorHAnsi"/>
          <w:bCs/>
          <w:sz w:val="24"/>
          <w:szCs w:val="24"/>
        </w:rPr>
        <w:t>9456 - PRÉ-CADASTRO - REABILITAÇÃO</w:t>
      </w:r>
    </w:p>
    <w:p w14:paraId="34CB3628" w14:textId="77777777" w:rsidR="0028201A" w:rsidRPr="00814388" w:rsidRDefault="0028201A" w:rsidP="0028201A">
      <w:pPr>
        <w:spacing w:after="0"/>
        <w:rPr>
          <w:rFonts w:cstheme="minorHAnsi"/>
          <w:b/>
          <w:sz w:val="24"/>
          <w:szCs w:val="24"/>
        </w:rPr>
      </w:pPr>
    </w:p>
    <w:p w14:paraId="72E96FB3" w14:textId="77777777" w:rsidR="0028201A" w:rsidRPr="00814388" w:rsidRDefault="0028201A" w:rsidP="0028201A">
      <w:pPr>
        <w:spacing w:after="0"/>
        <w:rPr>
          <w:rFonts w:cstheme="minorHAnsi"/>
          <w:b/>
          <w:sz w:val="24"/>
          <w:szCs w:val="24"/>
          <w:u w:val="single"/>
        </w:rPr>
      </w:pPr>
      <w:r w:rsidRPr="00814388">
        <w:rPr>
          <w:rFonts w:cstheme="minorHAnsi"/>
          <w:b/>
          <w:sz w:val="24"/>
          <w:szCs w:val="24"/>
          <w:u w:val="single"/>
        </w:rPr>
        <w:t>Protocolo</w:t>
      </w:r>
    </w:p>
    <w:p w14:paraId="006F17B3" w14:textId="77777777" w:rsidR="0028201A" w:rsidRPr="00814388" w:rsidRDefault="0028201A" w:rsidP="0028201A">
      <w:pPr>
        <w:spacing w:after="0"/>
        <w:rPr>
          <w:rFonts w:cstheme="minorHAnsi"/>
          <w:b/>
          <w:sz w:val="24"/>
          <w:szCs w:val="24"/>
        </w:rPr>
      </w:pPr>
      <w:r w:rsidRPr="00814388">
        <w:rPr>
          <w:rFonts w:cstheme="minorHAnsi"/>
          <w:b/>
          <w:sz w:val="24"/>
          <w:szCs w:val="24"/>
        </w:rPr>
        <w:t>Abertura Protocolo</w:t>
      </w:r>
    </w:p>
    <w:p w14:paraId="40ECD045" w14:textId="647AF771" w:rsidR="0028201A" w:rsidRPr="00814388" w:rsidRDefault="0028201A" w:rsidP="0028201A">
      <w:pPr>
        <w:spacing w:after="0"/>
        <w:rPr>
          <w:rFonts w:cstheme="minorHAnsi"/>
          <w:bCs/>
          <w:sz w:val="24"/>
          <w:szCs w:val="24"/>
        </w:rPr>
      </w:pPr>
      <w:r w:rsidRPr="00814388">
        <w:rPr>
          <w:rFonts w:cstheme="minorHAnsi"/>
          <w:b/>
          <w:sz w:val="24"/>
          <w:szCs w:val="24"/>
        </w:rPr>
        <w:t xml:space="preserve">Ocorrência </w:t>
      </w:r>
      <w:r w:rsidRPr="00814388">
        <w:rPr>
          <w:rFonts w:cstheme="minorHAnsi"/>
          <w:bCs/>
          <w:sz w:val="24"/>
          <w:szCs w:val="24"/>
        </w:rPr>
        <w:t>88 – Averbação Contratual;</w:t>
      </w:r>
    </w:p>
    <w:p w14:paraId="57FEC148" w14:textId="77777777" w:rsidR="0028201A" w:rsidRPr="00814388" w:rsidRDefault="0028201A" w:rsidP="0028201A">
      <w:pPr>
        <w:spacing w:after="0"/>
        <w:rPr>
          <w:rFonts w:cstheme="minorHAnsi"/>
          <w:bCs/>
          <w:sz w:val="24"/>
          <w:szCs w:val="24"/>
        </w:rPr>
      </w:pPr>
      <w:r w:rsidRPr="00814388">
        <w:rPr>
          <w:rFonts w:cstheme="minorHAnsi"/>
          <w:b/>
          <w:sz w:val="24"/>
          <w:szCs w:val="24"/>
        </w:rPr>
        <w:t xml:space="preserve">Firma </w:t>
      </w:r>
    </w:p>
    <w:p w14:paraId="6349C0C5" w14:textId="77777777" w:rsidR="0028201A" w:rsidRPr="00814388" w:rsidRDefault="0028201A" w:rsidP="0028201A">
      <w:pPr>
        <w:spacing w:after="0"/>
        <w:rPr>
          <w:rFonts w:cstheme="minorHAnsi"/>
          <w:sz w:val="24"/>
          <w:szCs w:val="24"/>
        </w:rPr>
      </w:pPr>
      <w:r w:rsidRPr="00814388">
        <w:rPr>
          <w:rFonts w:cstheme="minorHAnsi"/>
          <w:sz w:val="24"/>
          <w:szCs w:val="24"/>
        </w:rPr>
        <w:t>Os dados da empresa já estarão informados, porque o protocolo foi aberto direto no rodapé do cadastro da empresa.</w:t>
      </w:r>
    </w:p>
    <w:p w14:paraId="1F7528B3" w14:textId="77777777" w:rsidR="0028201A" w:rsidRPr="00814388" w:rsidRDefault="0028201A" w:rsidP="0028201A">
      <w:pPr>
        <w:spacing w:after="0"/>
        <w:rPr>
          <w:rFonts w:cstheme="minorHAnsi"/>
          <w:sz w:val="24"/>
          <w:szCs w:val="24"/>
        </w:rPr>
      </w:pPr>
      <w:r w:rsidRPr="00814388">
        <w:rPr>
          <w:rFonts w:cstheme="minorHAnsi"/>
          <w:b/>
          <w:bCs/>
          <w:sz w:val="24"/>
          <w:szCs w:val="24"/>
        </w:rPr>
        <w:t>Observações</w:t>
      </w:r>
    </w:p>
    <w:p w14:paraId="6CA71A6A" w14:textId="77777777" w:rsidR="0028201A" w:rsidRPr="00814388" w:rsidRDefault="0028201A" w:rsidP="0028201A">
      <w:pPr>
        <w:spacing w:after="0"/>
        <w:rPr>
          <w:rFonts w:cstheme="minorHAnsi"/>
          <w:sz w:val="24"/>
          <w:szCs w:val="24"/>
        </w:rPr>
      </w:pPr>
      <w:r w:rsidRPr="00814388">
        <w:rPr>
          <w:rFonts w:cstheme="minorHAnsi"/>
          <w:sz w:val="24"/>
          <w:szCs w:val="24"/>
        </w:rPr>
        <w:t>Informar o número da alteração contratual apresentada e alterações que foram feitas.</w:t>
      </w:r>
    </w:p>
    <w:p w14:paraId="61AD47F8" w14:textId="77777777" w:rsidR="0028201A" w:rsidRPr="00814388" w:rsidRDefault="0028201A" w:rsidP="0028201A">
      <w:pPr>
        <w:spacing w:after="0"/>
        <w:rPr>
          <w:rFonts w:cstheme="minorHAnsi"/>
          <w:b/>
          <w:bCs/>
          <w:sz w:val="24"/>
          <w:szCs w:val="24"/>
        </w:rPr>
      </w:pPr>
      <w:r w:rsidRPr="00814388">
        <w:rPr>
          <w:rFonts w:cstheme="minorHAnsi"/>
          <w:b/>
          <w:bCs/>
          <w:sz w:val="24"/>
          <w:szCs w:val="24"/>
        </w:rPr>
        <w:t>Anexo</w:t>
      </w:r>
    </w:p>
    <w:p w14:paraId="4FAEF1D9" w14:textId="77777777" w:rsidR="0028201A" w:rsidRPr="00814388" w:rsidRDefault="0028201A" w:rsidP="0028201A">
      <w:pPr>
        <w:spacing w:after="0"/>
        <w:rPr>
          <w:rFonts w:cstheme="minorHAnsi"/>
          <w:sz w:val="24"/>
          <w:szCs w:val="24"/>
        </w:rPr>
      </w:pPr>
      <w:r w:rsidRPr="00814388">
        <w:rPr>
          <w:rFonts w:cstheme="minorHAnsi"/>
          <w:sz w:val="24"/>
          <w:szCs w:val="24"/>
        </w:rPr>
        <w:t xml:space="preserve">Clicar em </w:t>
      </w:r>
      <w:r w:rsidRPr="00814388">
        <w:rPr>
          <w:rFonts w:cstheme="minorHAnsi"/>
          <w:b/>
          <w:bCs/>
          <w:sz w:val="24"/>
          <w:szCs w:val="24"/>
        </w:rPr>
        <w:t>+ Selecione</w:t>
      </w:r>
      <w:r w:rsidRPr="00814388">
        <w:rPr>
          <w:rFonts w:cstheme="minorHAnsi"/>
          <w:sz w:val="24"/>
          <w:szCs w:val="24"/>
        </w:rPr>
        <w:t xml:space="preserve"> para adicionar os arquivos da documentação completa e cópia do e-mail de envio dos documentos.</w:t>
      </w:r>
    </w:p>
    <w:p w14:paraId="0580FC3C" w14:textId="77777777" w:rsidR="0028201A" w:rsidRPr="00814388" w:rsidRDefault="0028201A" w:rsidP="0028201A">
      <w:pPr>
        <w:spacing w:after="0"/>
        <w:rPr>
          <w:rFonts w:cstheme="minorHAnsi"/>
          <w:sz w:val="24"/>
          <w:szCs w:val="24"/>
        </w:rPr>
      </w:pPr>
      <w:bookmarkStart w:id="4" w:name="_Hlk112792369"/>
      <w:r w:rsidRPr="00814388">
        <w:rPr>
          <w:rFonts w:cstheme="minorHAnsi"/>
          <w:b/>
          <w:bCs/>
          <w:sz w:val="24"/>
          <w:szCs w:val="24"/>
        </w:rPr>
        <w:t>Evolução</w:t>
      </w:r>
    </w:p>
    <w:p w14:paraId="40593A93" w14:textId="77777777" w:rsidR="0028201A" w:rsidRPr="00814388" w:rsidRDefault="0028201A" w:rsidP="0028201A">
      <w:pPr>
        <w:spacing w:after="0"/>
        <w:rPr>
          <w:rFonts w:cstheme="minorHAnsi"/>
          <w:sz w:val="24"/>
          <w:szCs w:val="24"/>
        </w:rPr>
      </w:pPr>
      <w:r w:rsidRPr="00814388">
        <w:rPr>
          <w:rFonts w:cstheme="minorHAnsi"/>
          <w:b/>
          <w:bCs/>
          <w:sz w:val="24"/>
          <w:szCs w:val="24"/>
        </w:rPr>
        <w:t xml:space="preserve">Local da Evolução – </w:t>
      </w:r>
      <w:r w:rsidRPr="00814388">
        <w:rPr>
          <w:rFonts w:cstheme="minorHAnsi"/>
          <w:sz w:val="24"/>
          <w:szCs w:val="24"/>
        </w:rPr>
        <w:t xml:space="preserve">4 </w:t>
      </w:r>
      <w:r w:rsidRPr="00814388">
        <w:rPr>
          <w:rFonts w:cstheme="minorHAnsi"/>
          <w:b/>
          <w:bCs/>
          <w:sz w:val="24"/>
          <w:szCs w:val="24"/>
        </w:rPr>
        <w:t xml:space="preserve">Situação – </w:t>
      </w:r>
      <w:r w:rsidRPr="00814388">
        <w:rPr>
          <w:rFonts w:cstheme="minorHAnsi"/>
          <w:sz w:val="24"/>
          <w:szCs w:val="24"/>
        </w:rPr>
        <w:t xml:space="preserve">22 </w:t>
      </w:r>
      <w:r w:rsidRPr="00814388">
        <w:rPr>
          <w:rFonts w:cstheme="minorHAnsi"/>
          <w:b/>
          <w:bCs/>
          <w:sz w:val="24"/>
          <w:szCs w:val="24"/>
        </w:rPr>
        <w:t xml:space="preserve">Julgamento – </w:t>
      </w:r>
      <w:r w:rsidRPr="00814388">
        <w:rPr>
          <w:rFonts w:cstheme="minorHAnsi"/>
          <w:sz w:val="24"/>
          <w:szCs w:val="24"/>
        </w:rPr>
        <w:t xml:space="preserve">7  </w:t>
      </w:r>
    </w:p>
    <w:bookmarkEnd w:id="4"/>
    <w:p w14:paraId="163AABBC" w14:textId="36CDB76B" w:rsidR="004D2CC8" w:rsidRPr="00814388" w:rsidRDefault="00A94508" w:rsidP="00505C55">
      <w:pPr>
        <w:spacing w:after="0" w:line="240" w:lineRule="auto"/>
        <w:rPr>
          <w:rFonts w:cstheme="minorHAnsi"/>
          <w:b/>
          <w:sz w:val="24"/>
          <w:szCs w:val="24"/>
        </w:rPr>
      </w:pPr>
      <w:r w:rsidRPr="00814388">
        <w:rPr>
          <w:rFonts w:cstheme="minorHAnsi"/>
          <w:b/>
          <w:sz w:val="24"/>
          <w:szCs w:val="24"/>
        </w:rPr>
        <w:br/>
      </w:r>
      <w:r w:rsidR="0028201A" w:rsidRPr="00814388">
        <w:rPr>
          <w:rFonts w:cstheme="minorHAnsi"/>
          <w:b/>
          <w:sz w:val="24"/>
          <w:szCs w:val="24"/>
        </w:rPr>
        <w:t>Resposta padrão</w:t>
      </w:r>
    </w:p>
    <w:p w14:paraId="6EB9D7FD" w14:textId="63DB05D0" w:rsidR="00505C55" w:rsidRPr="00814388" w:rsidRDefault="00505C55" w:rsidP="00505C55">
      <w:pPr>
        <w:spacing w:after="0" w:line="240" w:lineRule="auto"/>
        <w:rPr>
          <w:rFonts w:cstheme="minorHAnsi"/>
          <w:sz w:val="24"/>
          <w:szCs w:val="24"/>
        </w:rPr>
      </w:pPr>
      <w:r w:rsidRPr="00814388">
        <w:rPr>
          <w:rFonts w:cstheme="minorHAnsi"/>
          <w:sz w:val="24"/>
          <w:szCs w:val="24"/>
        </w:rPr>
        <w:t>Bom dia / Boa tarde!</w:t>
      </w:r>
    </w:p>
    <w:p w14:paraId="158C49DD" w14:textId="29A2C934" w:rsidR="00505C55" w:rsidRPr="00814388" w:rsidRDefault="00505C55" w:rsidP="00505C55">
      <w:pPr>
        <w:spacing w:after="0" w:line="240" w:lineRule="auto"/>
        <w:rPr>
          <w:rFonts w:cstheme="minorHAnsi"/>
          <w:sz w:val="24"/>
          <w:szCs w:val="24"/>
        </w:rPr>
      </w:pPr>
      <w:r w:rsidRPr="00814388">
        <w:rPr>
          <w:rFonts w:cstheme="minorHAnsi"/>
          <w:sz w:val="24"/>
          <w:szCs w:val="24"/>
        </w:rPr>
        <w:t xml:space="preserve">Para concluir </w:t>
      </w:r>
      <w:r w:rsidR="00324BCA">
        <w:rPr>
          <w:rFonts w:cstheme="minorHAnsi"/>
          <w:sz w:val="24"/>
          <w:szCs w:val="24"/>
        </w:rPr>
        <w:t>a reabilitação d</w:t>
      </w:r>
      <w:r w:rsidRPr="00814388">
        <w:rPr>
          <w:rFonts w:cstheme="minorHAnsi"/>
          <w:sz w:val="24"/>
          <w:szCs w:val="24"/>
        </w:rPr>
        <w:t>o registro, é necessário requerer o Ingresso de Responsabilidade Técnica exclusivamente no CRF-PR em Casa, enviando integralmente a documentação exigida, além do CNPJ, Contrato Social (ou alteração contratual, no caso de criação de filial, ou Estatuto Social ou ATA, no caso de criação de filial de S.A., ou portaria de criação, no caso de entidade pública</w:t>
      </w:r>
      <w:r w:rsidR="00324BCA">
        <w:rPr>
          <w:rFonts w:cstheme="minorHAnsi"/>
          <w:sz w:val="24"/>
          <w:szCs w:val="24"/>
        </w:rPr>
        <w:t>)</w:t>
      </w:r>
      <w:r w:rsidRPr="00814388">
        <w:rPr>
          <w:rFonts w:cstheme="minorHAnsi"/>
          <w:sz w:val="24"/>
          <w:szCs w:val="24"/>
        </w:rPr>
        <w:t>.</w:t>
      </w:r>
    </w:p>
    <w:p w14:paraId="3B1331B2" w14:textId="6D3C1457" w:rsidR="00505C55" w:rsidRPr="00814388" w:rsidRDefault="00505C55" w:rsidP="00505C55">
      <w:pPr>
        <w:spacing w:after="0" w:line="240" w:lineRule="auto"/>
        <w:rPr>
          <w:rFonts w:cstheme="minorHAnsi"/>
          <w:sz w:val="24"/>
          <w:szCs w:val="24"/>
        </w:rPr>
      </w:pPr>
      <w:r w:rsidRPr="00814388">
        <w:rPr>
          <w:rFonts w:cstheme="minorHAnsi"/>
          <w:sz w:val="24"/>
          <w:szCs w:val="24"/>
        </w:rPr>
        <w:br/>
        <w:t>A partir de agora já conseguirá fazer o cadastro da senha no Portal do CRF-PR em Casa.</w:t>
      </w:r>
      <w:r w:rsidRPr="00814388">
        <w:rPr>
          <w:rFonts w:cstheme="minorHAnsi"/>
          <w:sz w:val="24"/>
          <w:szCs w:val="24"/>
        </w:rPr>
        <w:br/>
        <w:t>Segue link</w:t>
      </w:r>
      <w:r w:rsidR="007D01ED" w:rsidRPr="00814388">
        <w:rPr>
          <w:rFonts w:cstheme="minorHAnsi"/>
          <w:sz w:val="24"/>
          <w:szCs w:val="24"/>
        </w:rPr>
        <w:t>:</w:t>
      </w:r>
    </w:p>
    <w:p w14:paraId="5851A652" w14:textId="77777777" w:rsidR="00505C55" w:rsidRPr="00814388" w:rsidRDefault="00505C55" w:rsidP="00505C55">
      <w:pPr>
        <w:spacing w:after="0" w:line="240" w:lineRule="auto"/>
        <w:rPr>
          <w:rFonts w:cstheme="minorHAnsi"/>
          <w:sz w:val="24"/>
          <w:szCs w:val="24"/>
        </w:rPr>
      </w:pPr>
      <w:hyperlink r:id="rId15" w:tooltip="https://crfemcasa.crf-pr.org.br/crf-em-casa/usuario/cadastrar_senha.jsf" w:history="1">
        <w:r w:rsidRPr="00814388">
          <w:rPr>
            <w:rStyle w:val="Hyperlink"/>
            <w:rFonts w:cstheme="minorHAnsi"/>
            <w:sz w:val="24"/>
            <w:szCs w:val="24"/>
          </w:rPr>
          <w:t>https://crfemcasa.crf-pr.org.br/crf-em-casa/usuario/cadastrar_senha.jsf</w:t>
        </w:r>
      </w:hyperlink>
      <w:r w:rsidRPr="00814388">
        <w:rPr>
          <w:rFonts w:cstheme="minorHAnsi"/>
          <w:sz w:val="24"/>
          <w:szCs w:val="24"/>
        </w:rPr>
        <w:br/>
        <w:t>Informações e formulários:</w:t>
      </w:r>
    </w:p>
    <w:p w14:paraId="06616CE2" w14:textId="4F6682DC" w:rsidR="00505C55" w:rsidRPr="00814388" w:rsidRDefault="00505C55" w:rsidP="00505C55">
      <w:pPr>
        <w:spacing w:after="0" w:line="240" w:lineRule="auto"/>
        <w:rPr>
          <w:rFonts w:cstheme="minorHAnsi"/>
          <w:sz w:val="24"/>
          <w:szCs w:val="24"/>
        </w:rPr>
      </w:pPr>
      <w:hyperlink r:id="rId16" w:history="1">
        <w:r w:rsidRPr="00814388">
          <w:rPr>
            <w:rStyle w:val="Hyperlink"/>
            <w:rFonts w:cstheme="minorHAnsi"/>
            <w:sz w:val="24"/>
            <w:szCs w:val="24"/>
          </w:rPr>
          <w:t>https://www.crf-pr.org.br/servico/view/38/ingresso-de-responsabilidade-tecnica</w:t>
        </w:r>
      </w:hyperlink>
    </w:p>
    <w:p w14:paraId="629AD9DD" w14:textId="77777777" w:rsidR="00505C55" w:rsidRPr="00814388" w:rsidRDefault="00505C55" w:rsidP="00505C55">
      <w:pPr>
        <w:spacing w:before="240" w:after="0" w:line="240" w:lineRule="auto"/>
        <w:rPr>
          <w:rFonts w:cstheme="minorHAnsi"/>
          <w:sz w:val="24"/>
          <w:szCs w:val="24"/>
        </w:rPr>
      </w:pPr>
      <w:r w:rsidRPr="00814388">
        <w:rPr>
          <w:rFonts w:cstheme="minorHAnsi"/>
          <w:sz w:val="24"/>
          <w:szCs w:val="24"/>
        </w:rPr>
        <w:t xml:space="preserve">A anuidade estará disponível no CRF em casa, </w:t>
      </w:r>
      <w:r w:rsidRPr="00814388">
        <w:rPr>
          <w:rFonts w:cstheme="minorHAnsi"/>
          <w:b/>
          <w:bCs/>
          <w:sz w:val="24"/>
          <w:szCs w:val="24"/>
        </w:rPr>
        <w:t>após a aprovação o registro em Plenário</w:t>
      </w:r>
      <w:r w:rsidRPr="00814388">
        <w:rPr>
          <w:rFonts w:cstheme="minorHAnsi"/>
          <w:sz w:val="24"/>
          <w:szCs w:val="24"/>
        </w:rPr>
        <w:t xml:space="preserve">, sendo os valores dependentes do Capital Social da empresa, conforme estipulado pela </w:t>
      </w:r>
      <w:hyperlink r:id="rId17" w:history="1">
        <w:r w:rsidRPr="00814388">
          <w:rPr>
            <w:rStyle w:val="Hyperlink"/>
            <w:rFonts w:cstheme="minorHAnsi"/>
            <w:sz w:val="24"/>
            <w:szCs w:val="24"/>
          </w:rPr>
          <w:t>Resolução CFF 756/2023</w:t>
        </w:r>
      </w:hyperlink>
      <w:r w:rsidRPr="00814388">
        <w:rPr>
          <w:rFonts w:cstheme="minorHAnsi"/>
          <w:sz w:val="24"/>
          <w:szCs w:val="24"/>
        </w:rPr>
        <w:t>.</w:t>
      </w:r>
    </w:p>
    <w:p w14:paraId="75FC3CA8" w14:textId="77777777" w:rsidR="00385370" w:rsidRPr="00814388" w:rsidRDefault="00385370" w:rsidP="00B65A11">
      <w:pPr>
        <w:spacing w:after="0"/>
        <w:rPr>
          <w:rFonts w:cstheme="minorHAnsi"/>
          <w:b/>
          <w:bCs/>
          <w:sz w:val="24"/>
          <w:szCs w:val="24"/>
        </w:rPr>
      </w:pPr>
      <w:bookmarkStart w:id="5" w:name="_Hlk116666220"/>
      <w:bookmarkEnd w:id="1"/>
      <w:bookmarkEnd w:id="2"/>
    </w:p>
    <w:p w14:paraId="6C02E8EF" w14:textId="77777777" w:rsidR="00B65A11" w:rsidRPr="00814388" w:rsidRDefault="00B65A11" w:rsidP="00B65A11">
      <w:pPr>
        <w:spacing w:after="0"/>
        <w:rPr>
          <w:rFonts w:cstheme="minorHAnsi"/>
          <w:b/>
          <w:bCs/>
          <w:sz w:val="24"/>
          <w:szCs w:val="24"/>
        </w:rPr>
      </w:pPr>
      <w:r w:rsidRPr="00814388">
        <w:rPr>
          <w:rFonts w:cstheme="minorHAnsi"/>
          <w:b/>
          <w:bCs/>
          <w:sz w:val="24"/>
          <w:szCs w:val="24"/>
        </w:rPr>
        <w:t>AVERBAÇÃO CONTRATUAL</w:t>
      </w:r>
    </w:p>
    <w:p w14:paraId="6E083ACA" w14:textId="2E8DAED9" w:rsidR="00B65A11" w:rsidRPr="00814388" w:rsidRDefault="00B65A11" w:rsidP="0038188E">
      <w:pPr>
        <w:spacing w:after="0"/>
        <w:rPr>
          <w:rFonts w:cstheme="minorHAnsi"/>
          <w:sz w:val="24"/>
          <w:szCs w:val="24"/>
        </w:rPr>
      </w:pPr>
      <w:r w:rsidRPr="00814388">
        <w:rPr>
          <w:rFonts w:cstheme="minorHAnsi"/>
          <w:sz w:val="24"/>
          <w:szCs w:val="24"/>
        </w:rPr>
        <w:t xml:space="preserve">Quando há alterações (razão social, capital, endereço, sócios, etc.) nos estabelecimentos </w:t>
      </w:r>
      <w:r w:rsidR="0038188E" w:rsidRPr="00814388">
        <w:rPr>
          <w:rFonts w:cstheme="minorHAnsi"/>
          <w:sz w:val="24"/>
          <w:szCs w:val="24"/>
        </w:rPr>
        <w:t>8</w:t>
      </w:r>
      <w:r w:rsidRPr="00814388">
        <w:rPr>
          <w:rFonts w:cstheme="minorHAnsi"/>
          <w:bCs/>
          <w:sz w:val="24"/>
          <w:szCs w:val="24"/>
        </w:rPr>
        <w:t xml:space="preserve"> do Paraná</w:t>
      </w:r>
      <w:r w:rsidRPr="00814388">
        <w:rPr>
          <w:rFonts w:cstheme="minorHAnsi"/>
          <w:sz w:val="24"/>
          <w:szCs w:val="24"/>
        </w:rPr>
        <w:t>.</w:t>
      </w:r>
    </w:p>
    <w:p w14:paraId="4CC4490C" w14:textId="77777777" w:rsidR="00B65A11" w:rsidRPr="00814388" w:rsidRDefault="00B65A11" w:rsidP="00B65A11">
      <w:pPr>
        <w:spacing w:after="0"/>
        <w:rPr>
          <w:rFonts w:cstheme="minorHAnsi"/>
          <w:color w:val="FF0000"/>
          <w:sz w:val="24"/>
          <w:szCs w:val="24"/>
        </w:rPr>
      </w:pPr>
      <w:r w:rsidRPr="00814388">
        <w:rPr>
          <w:rFonts w:cstheme="minorHAnsi"/>
          <w:b/>
          <w:color w:val="FF0000"/>
          <w:sz w:val="24"/>
          <w:szCs w:val="24"/>
        </w:rPr>
        <w:lastRenderedPageBreak/>
        <w:t>1.2</w:t>
      </w:r>
      <w:r w:rsidRPr="00814388">
        <w:rPr>
          <w:rFonts w:cstheme="minorHAnsi"/>
          <w:color w:val="FF0000"/>
          <w:sz w:val="24"/>
          <w:szCs w:val="24"/>
        </w:rPr>
        <w:t xml:space="preserve"> Declaração de baixa na Vigilância Sanitária, independente da permanência ou mudança da responsabilidade técnica, uma vez que houve alteração como da Jurisdição da Vigilância Sanitária competente.</w:t>
      </w:r>
    </w:p>
    <w:p w14:paraId="21334055" w14:textId="77777777" w:rsidR="00B65A11" w:rsidRPr="00814388" w:rsidRDefault="00B65A11" w:rsidP="00B65A11">
      <w:pPr>
        <w:spacing w:after="0"/>
        <w:rPr>
          <w:rFonts w:cstheme="minorHAnsi"/>
          <w:b/>
          <w:bCs/>
          <w:sz w:val="24"/>
          <w:szCs w:val="24"/>
        </w:rPr>
      </w:pPr>
    </w:p>
    <w:p w14:paraId="4637B0BB" w14:textId="77777777" w:rsidR="00B65A11" w:rsidRPr="00814388" w:rsidRDefault="00B65A11" w:rsidP="00B65A11">
      <w:pPr>
        <w:spacing w:after="0"/>
        <w:rPr>
          <w:rFonts w:cstheme="minorHAnsi"/>
          <w:b/>
          <w:sz w:val="24"/>
          <w:szCs w:val="24"/>
        </w:rPr>
      </w:pPr>
      <w:r w:rsidRPr="00814388">
        <w:rPr>
          <w:rFonts w:cstheme="minorHAnsi"/>
          <w:b/>
          <w:bCs/>
          <w:sz w:val="24"/>
          <w:szCs w:val="24"/>
        </w:rPr>
        <w:t>Verificações a serem feitas:</w:t>
      </w:r>
    </w:p>
    <w:p w14:paraId="6183C415" w14:textId="77777777" w:rsidR="00B65A11" w:rsidRPr="00814388" w:rsidRDefault="00B65A11" w:rsidP="00B65A11">
      <w:pPr>
        <w:spacing w:after="0"/>
        <w:rPr>
          <w:rFonts w:cstheme="minorHAnsi"/>
          <w:b/>
          <w:sz w:val="24"/>
          <w:szCs w:val="24"/>
        </w:rPr>
      </w:pPr>
      <w:r w:rsidRPr="00814388">
        <w:rPr>
          <w:rFonts w:cstheme="minorHAnsi"/>
          <w:sz w:val="24"/>
          <w:szCs w:val="24"/>
        </w:rPr>
        <w:t>Verificar as alterações e anotar no SAGICON;</w:t>
      </w:r>
    </w:p>
    <w:p w14:paraId="170644C7" w14:textId="77777777" w:rsidR="00B65A11" w:rsidRPr="00814388" w:rsidRDefault="00B65A11" w:rsidP="00B65A11">
      <w:pPr>
        <w:spacing w:after="0"/>
        <w:rPr>
          <w:rFonts w:cstheme="minorHAnsi"/>
          <w:sz w:val="24"/>
          <w:szCs w:val="24"/>
        </w:rPr>
      </w:pPr>
      <w:r w:rsidRPr="00814388">
        <w:rPr>
          <w:rFonts w:cstheme="minorHAnsi"/>
          <w:b/>
          <w:bCs/>
          <w:sz w:val="24"/>
          <w:szCs w:val="24"/>
        </w:rPr>
        <w:t xml:space="preserve">A. </w:t>
      </w:r>
      <w:r w:rsidRPr="00814388">
        <w:rPr>
          <w:rFonts w:cstheme="minorHAnsi"/>
          <w:sz w:val="24"/>
          <w:szCs w:val="24"/>
        </w:rPr>
        <w:t>No caso de alteração de ramo de atividade, verificar se é necessário envio de declaração de ramo de atividade, contratação de outros profissionais ou comprovação de habilitação dos profissionais de ou alteração de horário de acordo com a assistência técnica necessária para a nova atividade. (verificar dados específicos da nova natureza de atividade);</w:t>
      </w:r>
    </w:p>
    <w:p w14:paraId="66895664" w14:textId="77777777" w:rsidR="00B65A11" w:rsidRPr="00814388" w:rsidRDefault="00B65A11" w:rsidP="00B65A11">
      <w:pPr>
        <w:pStyle w:val="Standard"/>
        <w:spacing w:line="276" w:lineRule="auto"/>
        <w:jc w:val="both"/>
        <w:rPr>
          <w:rFonts w:asciiTheme="minorHAnsi" w:hAnsiTheme="minorHAnsi" w:cstheme="minorHAnsi"/>
        </w:rPr>
      </w:pPr>
      <w:r w:rsidRPr="00814388">
        <w:rPr>
          <w:rFonts w:asciiTheme="minorHAnsi" w:hAnsiTheme="minorHAnsi" w:cstheme="minorHAnsi"/>
          <w:b/>
        </w:rPr>
        <w:t>B.</w:t>
      </w:r>
      <w:r w:rsidRPr="00814388">
        <w:rPr>
          <w:rFonts w:asciiTheme="minorHAnsi" w:hAnsiTheme="minorHAnsi" w:cstheme="minorHAnsi"/>
        </w:rPr>
        <w:t xml:space="preserve"> No caso de </w:t>
      </w:r>
      <w:r w:rsidRPr="00814388">
        <w:rPr>
          <w:rFonts w:asciiTheme="minorHAnsi" w:hAnsiTheme="minorHAnsi" w:cstheme="minorHAnsi"/>
          <w:u w:val="single"/>
        </w:rPr>
        <w:t>mudança de CNPJ</w:t>
      </w:r>
      <w:r w:rsidRPr="00814388">
        <w:rPr>
          <w:rFonts w:asciiTheme="minorHAnsi" w:hAnsiTheme="minorHAnsi" w:cstheme="minorHAnsi"/>
        </w:rPr>
        <w:t>, mesmo que permanecendo os mesmos sócios, a mesma atividade, o mesmo endereço, passa a ser um novo registro. Nesse caso o procedimento é de baixa do registro no CNPJ antigo e registro de empresa no novo CNPJ;</w:t>
      </w:r>
    </w:p>
    <w:p w14:paraId="3DC41AD6" w14:textId="77777777" w:rsidR="00B65A11" w:rsidRPr="00814388" w:rsidRDefault="00B65A11" w:rsidP="00B65A11">
      <w:pPr>
        <w:pStyle w:val="Standard"/>
        <w:spacing w:line="276" w:lineRule="auto"/>
        <w:jc w:val="both"/>
        <w:rPr>
          <w:rFonts w:asciiTheme="minorHAnsi" w:hAnsiTheme="minorHAnsi" w:cstheme="minorHAnsi"/>
        </w:rPr>
      </w:pPr>
      <w:r w:rsidRPr="00814388">
        <w:rPr>
          <w:rFonts w:asciiTheme="minorHAnsi" w:hAnsiTheme="minorHAnsi" w:cstheme="minorHAnsi"/>
          <w:b/>
        </w:rPr>
        <w:t>C.</w:t>
      </w:r>
      <w:r w:rsidRPr="00814388">
        <w:rPr>
          <w:rFonts w:asciiTheme="minorHAnsi" w:hAnsiTheme="minorHAnsi" w:cstheme="minorHAnsi"/>
        </w:rPr>
        <w:t xml:space="preserve"> Classifica-se as averbações contratuais pela necessidade ou não de emissão de nova CRT para o estabelecimento. Verificar as Seguintes situações:</w:t>
      </w:r>
    </w:p>
    <w:p w14:paraId="27465BC9" w14:textId="77777777" w:rsidR="00B65A11" w:rsidRPr="00814388" w:rsidRDefault="00B65A11" w:rsidP="00B65A11">
      <w:pPr>
        <w:pStyle w:val="Standard"/>
        <w:spacing w:line="276" w:lineRule="auto"/>
        <w:jc w:val="both"/>
        <w:rPr>
          <w:rFonts w:asciiTheme="minorHAnsi" w:hAnsiTheme="minorHAnsi" w:cstheme="minorHAnsi"/>
        </w:rPr>
      </w:pPr>
      <w:r w:rsidRPr="00814388">
        <w:rPr>
          <w:rFonts w:asciiTheme="minorHAnsi" w:hAnsiTheme="minorHAnsi" w:cstheme="minorHAnsi"/>
          <w:b/>
        </w:rPr>
        <w:t xml:space="preserve">1. </w:t>
      </w:r>
      <w:r w:rsidRPr="00814388">
        <w:rPr>
          <w:rFonts w:asciiTheme="minorHAnsi" w:hAnsiTheme="minorHAnsi" w:cstheme="minorHAnsi"/>
        </w:rPr>
        <w:t>Não há necessidade de emissão de nova CRT:</w:t>
      </w:r>
    </w:p>
    <w:p w14:paraId="513BF1E7" w14:textId="77777777" w:rsidR="00B65A11" w:rsidRPr="00814388" w:rsidRDefault="00B65A11" w:rsidP="00B65A11">
      <w:pPr>
        <w:pStyle w:val="Standard"/>
        <w:spacing w:line="276" w:lineRule="auto"/>
        <w:jc w:val="both"/>
        <w:rPr>
          <w:rFonts w:asciiTheme="minorHAnsi" w:hAnsiTheme="minorHAnsi" w:cstheme="minorHAnsi"/>
        </w:rPr>
      </w:pPr>
      <w:r w:rsidRPr="00814388">
        <w:rPr>
          <w:rFonts w:asciiTheme="minorHAnsi" w:hAnsiTheme="minorHAnsi" w:cstheme="minorHAnsi"/>
        </w:rPr>
        <w:t>Alteração de capital social e sócios.</w:t>
      </w:r>
    </w:p>
    <w:p w14:paraId="03BC1A7D" w14:textId="77777777" w:rsidR="00B65A11" w:rsidRPr="00814388" w:rsidRDefault="00B65A11" w:rsidP="00B65A11">
      <w:pPr>
        <w:pStyle w:val="Standard"/>
        <w:spacing w:line="276" w:lineRule="auto"/>
        <w:jc w:val="both"/>
        <w:rPr>
          <w:rFonts w:asciiTheme="minorHAnsi" w:hAnsiTheme="minorHAnsi" w:cstheme="minorHAnsi"/>
        </w:rPr>
      </w:pPr>
      <w:r w:rsidRPr="00814388">
        <w:rPr>
          <w:rFonts w:asciiTheme="minorHAnsi" w:hAnsiTheme="minorHAnsi" w:cstheme="minorHAnsi"/>
          <w:b/>
        </w:rPr>
        <w:t xml:space="preserve">2. </w:t>
      </w:r>
      <w:r w:rsidRPr="00814388">
        <w:rPr>
          <w:rFonts w:asciiTheme="minorHAnsi" w:hAnsiTheme="minorHAnsi" w:cstheme="minorHAnsi"/>
        </w:rPr>
        <w:t>Programar para emissão de nova CRT:</w:t>
      </w:r>
    </w:p>
    <w:p w14:paraId="6250F2A4" w14:textId="77777777" w:rsidR="00B65A11" w:rsidRPr="00814388" w:rsidRDefault="00B65A11" w:rsidP="00B65A11">
      <w:pPr>
        <w:pStyle w:val="Standard"/>
        <w:spacing w:line="276" w:lineRule="auto"/>
        <w:jc w:val="both"/>
        <w:rPr>
          <w:rFonts w:asciiTheme="minorHAnsi" w:hAnsiTheme="minorHAnsi" w:cstheme="minorHAnsi"/>
        </w:rPr>
      </w:pPr>
      <w:r w:rsidRPr="00814388">
        <w:rPr>
          <w:rFonts w:asciiTheme="minorHAnsi" w:hAnsiTheme="minorHAnsi" w:cstheme="minorHAnsi"/>
        </w:rPr>
        <w:t>Alteração de razão social (incluindo transformações da sociedade), ramo de atividade e endereço.</w:t>
      </w:r>
    </w:p>
    <w:p w14:paraId="5679777C" w14:textId="77777777" w:rsidR="00B65A11" w:rsidRPr="00814388" w:rsidRDefault="00B65A11" w:rsidP="00B65A11">
      <w:pPr>
        <w:pStyle w:val="Standard"/>
        <w:spacing w:line="276" w:lineRule="auto"/>
        <w:jc w:val="both"/>
        <w:rPr>
          <w:rFonts w:asciiTheme="minorHAnsi" w:hAnsiTheme="minorHAnsi" w:cstheme="minorHAnsi"/>
        </w:rPr>
      </w:pPr>
      <w:r w:rsidRPr="00814388">
        <w:rPr>
          <w:rFonts w:asciiTheme="minorHAnsi" w:hAnsiTheme="minorHAnsi" w:cstheme="minorHAnsi"/>
          <w:b/>
        </w:rPr>
        <w:t>OBS.:</w:t>
      </w:r>
      <w:r w:rsidRPr="00814388">
        <w:rPr>
          <w:rFonts w:asciiTheme="minorHAnsi" w:hAnsiTheme="minorHAnsi" w:cstheme="minorHAnsi"/>
        </w:rPr>
        <w:t xml:space="preserve"> Sempre que o procedimento de alteração, por algum motivo cancelar a CRT emitida, verificar a assistência farmacêutica para emissão de nova CRT, conforme a necessidade de assistência para cada objeto social.</w:t>
      </w:r>
    </w:p>
    <w:p w14:paraId="0CE9BE32" w14:textId="77777777" w:rsidR="00B65A11" w:rsidRPr="00814388" w:rsidRDefault="00B65A11" w:rsidP="00B65A11">
      <w:pPr>
        <w:spacing w:after="0"/>
        <w:rPr>
          <w:rFonts w:cstheme="minorHAnsi"/>
          <w:sz w:val="24"/>
          <w:szCs w:val="24"/>
        </w:rPr>
      </w:pPr>
    </w:p>
    <w:p w14:paraId="7E323816" w14:textId="77777777" w:rsidR="00B65A11" w:rsidRPr="00814388" w:rsidRDefault="00B65A11" w:rsidP="00B65A11">
      <w:pPr>
        <w:autoSpaceDE w:val="0"/>
        <w:autoSpaceDN w:val="0"/>
        <w:adjustRightInd w:val="0"/>
        <w:spacing w:after="0"/>
        <w:rPr>
          <w:rFonts w:cstheme="minorHAnsi"/>
          <w:b/>
          <w:bCs/>
          <w:color w:val="FF0000"/>
          <w:sz w:val="24"/>
          <w:szCs w:val="24"/>
          <w:u w:val="single"/>
        </w:rPr>
      </w:pPr>
      <w:r w:rsidRPr="00814388">
        <w:rPr>
          <w:rFonts w:cstheme="minorHAnsi"/>
          <w:b/>
          <w:bCs/>
          <w:color w:val="FF0000"/>
          <w:sz w:val="24"/>
          <w:szCs w:val="24"/>
          <w:u w:val="single"/>
        </w:rPr>
        <w:t>Evolução</w:t>
      </w:r>
    </w:p>
    <w:p w14:paraId="679E9F79" w14:textId="77777777" w:rsidR="00B65A11" w:rsidRPr="00814388" w:rsidRDefault="00B65A11" w:rsidP="00B65A11">
      <w:pPr>
        <w:autoSpaceDE w:val="0"/>
        <w:autoSpaceDN w:val="0"/>
        <w:adjustRightInd w:val="0"/>
        <w:spacing w:after="0"/>
        <w:rPr>
          <w:rFonts w:cstheme="minorHAnsi"/>
          <w:b/>
          <w:bCs/>
          <w:color w:val="FF0000"/>
          <w:sz w:val="24"/>
          <w:szCs w:val="24"/>
        </w:rPr>
      </w:pPr>
      <w:r w:rsidRPr="00814388">
        <w:rPr>
          <w:rFonts w:cstheme="minorHAnsi"/>
          <w:b/>
          <w:bCs/>
          <w:color w:val="FF0000"/>
          <w:sz w:val="24"/>
          <w:szCs w:val="24"/>
        </w:rPr>
        <w:t>Local da evolução</w:t>
      </w:r>
      <w:r w:rsidRPr="00814388">
        <w:rPr>
          <w:rFonts w:cstheme="minorHAnsi"/>
          <w:b/>
          <w:bCs/>
          <w:color w:val="FF0000"/>
          <w:sz w:val="24"/>
          <w:szCs w:val="24"/>
        </w:rPr>
        <w:sym w:font="Wingdings" w:char="F0E0"/>
      </w:r>
      <w:r w:rsidRPr="00814388">
        <w:rPr>
          <w:rFonts w:cstheme="minorHAnsi"/>
          <w:b/>
          <w:bCs/>
          <w:color w:val="FF0000"/>
          <w:sz w:val="24"/>
          <w:szCs w:val="24"/>
        </w:rPr>
        <w:t xml:space="preserve"> </w:t>
      </w:r>
      <w:r w:rsidRPr="00814388">
        <w:rPr>
          <w:rFonts w:cstheme="minorHAnsi"/>
          <w:color w:val="FF0000"/>
          <w:sz w:val="24"/>
          <w:szCs w:val="24"/>
        </w:rPr>
        <w:t>08 – Cadastro;</w:t>
      </w:r>
    </w:p>
    <w:p w14:paraId="4B58CBFC" w14:textId="77777777" w:rsidR="00B65A11" w:rsidRPr="00814388" w:rsidRDefault="00B65A11" w:rsidP="00B65A11">
      <w:pPr>
        <w:autoSpaceDE w:val="0"/>
        <w:autoSpaceDN w:val="0"/>
        <w:adjustRightInd w:val="0"/>
        <w:spacing w:after="0"/>
        <w:rPr>
          <w:rFonts w:cstheme="minorHAnsi"/>
          <w:b/>
          <w:bCs/>
          <w:color w:val="FF0000"/>
          <w:sz w:val="24"/>
          <w:szCs w:val="24"/>
        </w:rPr>
      </w:pPr>
      <w:r w:rsidRPr="00814388">
        <w:rPr>
          <w:rFonts w:cstheme="minorHAnsi"/>
          <w:b/>
          <w:bCs/>
          <w:color w:val="FF0000"/>
          <w:sz w:val="24"/>
          <w:szCs w:val="24"/>
        </w:rPr>
        <w:t xml:space="preserve">Situação </w:t>
      </w:r>
      <w:r w:rsidRPr="00814388">
        <w:rPr>
          <w:rFonts w:cstheme="minorHAnsi"/>
          <w:b/>
          <w:bCs/>
          <w:color w:val="FF0000"/>
          <w:sz w:val="24"/>
          <w:szCs w:val="24"/>
        </w:rPr>
        <w:sym w:font="Wingdings" w:char="F0E0"/>
      </w:r>
      <w:r w:rsidRPr="00814388">
        <w:rPr>
          <w:rFonts w:cstheme="minorHAnsi"/>
          <w:b/>
          <w:bCs/>
          <w:color w:val="FF0000"/>
          <w:sz w:val="24"/>
          <w:szCs w:val="24"/>
        </w:rPr>
        <w:t xml:space="preserve"> </w:t>
      </w:r>
      <w:r w:rsidRPr="00814388">
        <w:rPr>
          <w:rFonts w:cstheme="minorHAnsi"/>
          <w:color w:val="FF0000"/>
          <w:sz w:val="24"/>
          <w:szCs w:val="24"/>
        </w:rPr>
        <w:t>6 – Para análise</w:t>
      </w:r>
      <w:r w:rsidRPr="00814388">
        <w:rPr>
          <w:rFonts w:cstheme="minorHAnsi"/>
          <w:b/>
          <w:bCs/>
          <w:color w:val="FF0000"/>
          <w:sz w:val="24"/>
          <w:szCs w:val="24"/>
        </w:rPr>
        <w:t>;</w:t>
      </w:r>
    </w:p>
    <w:p w14:paraId="28965306" w14:textId="77777777" w:rsidR="00B65A11" w:rsidRPr="00814388" w:rsidRDefault="00B65A11" w:rsidP="00B65A11">
      <w:pPr>
        <w:autoSpaceDE w:val="0"/>
        <w:autoSpaceDN w:val="0"/>
        <w:adjustRightInd w:val="0"/>
        <w:spacing w:after="0"/>
        <w:rPr>
          <w:rFonts w:cstheme="minorHAnsi"/>
          <w:color w:val="FF0000"/>
          <w:sz w:val="24"/>
          <w:szCs w:val="24"/>
        </w:rPr>
      </w:pPr>
      <w:r w:rsidRPr="00814388">
        <w:rPr>
          <w:rFonts w:cstheme="minorHAnsi"/>
          <w:b/>
          <w:bCs/>
          <w:color w:val="FF0000"/>
          <w:sz w:val="24"/>
          <w:szCs w:val="24"/>
        </w:rPr>
        <w:t>Julgamento</w:t>
      </w:r>
      <w:r w:rsidRPr="00814388">
        <w:rPr>
          <w:rFonts w:cstheme="minorHAnsi"/>
          <w:b/>
          <w:bCs/>
          <w:color w:val="FF0000"/>
          <w:sz w:val="24"/>
          <w:szCs w:val="24"/>
        </w:rPr>
        <w:sym w:font="Wingdings" w:char="F0E0"/>
      </w:r>
      <w:r w:rsidRPr="00814388">
        <w:rPr>
          <w:rFonts w:cstheme="minorHAnsi"/>
          <w:b/>
          <w:bCs/>
          <w:color w:val="FF0000"/>
          <w:sz w:val="24"/>
          <w:szCs w:val="24"/>
        </w:rPr>
        <w:t xml:space="preserve"> </w:t>
      </w:r>
      <w:r w:rsidRPr="00814388">
        <w:rPr>
          <w:rFonts w:cstheme="minorHAnsi"/>
          <w:color w:val="FF0000"/>
          <w:sz w:val="24"/>
          <w:szCs w:val="24"/>
        </w:rPr>
        <w:t>11 – Aguardando análise;</w:t>
      </w:r>
      <w:r w:rsidRPr="00814388">
        <w:rPr>
          <w:rFonts w:cstheme="minorHAnsi"/>
          <w:b/>
          <w:bCs/>
          <w:color w:val="FF0000"/>
          <w:sz w:val="24"/>
          <w:szCs w:val="24"/>
        </w:rPr>
        <w:t xml:space="preserve"> </w:t>
      </w:r>
    </w:p>
    <w:p w14:paraId="29FBC3CE" w14:textId="0B87D6C2" w:rsidR="00B65A11" w:rsidRPr="00814388" w:rsidRDefault="00B65A11" w:rsidP="00B65A11">
      <w:pPr>
        <w:autoSpaceDE w:val="0"/>
        <w:autoSpaceDN w:val="0"/>
        <w:adjustRightInd w:val="0"/>
        <w:spacing w:after="0"/>
        <w:rPr>
          <w:rFonts w:cstheme="minorHAnsi"/>
          <w:b/>
          <w:bCs/>
          <w:color w:val="FF0000"/>
          <w:sz w:val="24"/>
          <w:szCs w:val="24"/>
        </w:rPr>
      </w:pPr>
      <w:r w:rsidRPr="00814388">
        <w:rPr>
          <w:rFonts w:cstheme="minorHAnsi"/>
          <w:b/>
          <w:bCs/>
          <w:color w:val="FF0000"/>
          <w:sz w:val="24"/>
          <w:szCs w:val="24"/>
        </w:rPr>
        <w:t xml:space="preserve">Usuário </w:t>
      </w:r>
      <w:r w:rsidRPr="00814388">
        <w:rPr>
          <w:rFonts w:cstheme="minorHAnsi"/>
          <w:b/>
          <w:bCs/>
          <w:color w:val="FF0000"/>
          <w:sz w:val="24"/>
          <w:szCs w:val="24"/>
        </w:rPr>
        <w:sym w:font="Wingdings" w:char="F0E0"/>
      </w:r>
      <w:r w:rsidRPr="00814388">
        <w:rPr>
          <w:rFonts w:cstheme="minorHAnsi"/>
          <w:b/>
          <w:bCs/>
          <w:color w:val="FF0000"/>
          <w:sz w:val="24"/>
          <w:szCs w:val="24"/>
        </w:rPr>
        <w:t xml:space="preserve"> </w:t>
      </w:r>
      <w:r w:rsidR="00A94508" w:rsidRPr="00814388">
        <w:rPr>
          <w:rFonts w:cstheme="minorHAnsi"/>
          <w:color w:val="FF0000"/>
          <w:sz w:val="24"/>
          <w:szCs w:val="24"/>
        </w:rPr>
        <w:t>1</w:t>
      </w:r>
      <w:r w:rsidRPr="00814388">
        <w:rPr>
          <w:rFonts w:cstheme="minorHAnsi"/>
          <w:color w:val="FF0000"/>
          <w:sz w:val="24"/>
          <w:szCs w:val="24"/>
        </w:rPr>
        <w:t>55 – Eduardo.</w:t>
      </w:r>
    </w:p>
    <w:p w14:paraId="3A937946" w14:textId="77777777" w:rsidR="00560259" w:rsidRPr="00814388" w:rsidRDefault="00560259" w:rsidP="0028201A">
      <w:pPr>
        <w:rPr>
          <w:rFonts w:cstheme="minorHAnsi"/>
          <w:b/>
          <w:bCs/>
          <w:sz w:val="24"/>
          <w:szCs w:val="24"/>
        </w:rPr>
      </w:pPr>
    </w:p>
    <w:p w14:paraId="46A03830" w14:textId="77777777" w:rsidR="0028201A" w:rsidRPr="00814388" w:rsidRDefault="0028201A" w:rsidP="0028201A">
      <w:pPr>
        <w:rPr>
          <w:rFonts w:cstheme="minorHAnsi"/>
          <w:b/>
          <w:bCs/>
          <w:sz w:val="24"/>
          <w:szCs w:val="24"/>
        </w:rPr>
      </w:pPr>
      <w:r w:rsidRPr="00814388">
        <w:rPr>
          <w:rFonts w:cstheme="minorHAnsi"/>
          <w:b/>
          <w:bCs/>
          <w:sz w:val="24"/>
          <w:szCs w:val="24"/>
        </w:rPr>
        <w:t>RECADASTRAMENTO DE REPRESENTANTE LEGAL</w:t>
      </w:r>
    </w:p>
    <w:p w14:paraId="0B986767" w14:textId="2AC14F9B" w:rsidR="0028201A" w:rsidRDefault="0028201A" w:rsidP="0028201A">
      <w:pPr>
        <w:spacing w:after="0" w:line="240" w:lineRule="auto"/>
        <w:rPr>
          <w:rStyle w:val="Forte"/>
          <w:rFonts w:cstheme="minorHAnsi"/>
          <w:color w:val="1E1E1E"/>
          <w:sz w:val="24"/>
          <w:szCs w:val="24"/>
        </w:rPr>
      </w:pPr>
      <w:r w:rsidRPr="00814388">
        <w:rPr>
          <w:rFonts w:cstheme="minorHAnsi"/>
          <w:color w:val="1E1E1E"/>
          <w:sz w:val="24"/>
          <w:szCs w:val="24"/>
        </w:rPr>
        <w:t xml:space="preserve">Para uso da ferramenta </w:t>
      </w:r>
      <w:hyperlink r:id="rId18" w:tgtFrame="_blank" w:history="1">
        <w:r w:rsidRPr="00814388">
          <w:rPr>
            <w:rStyle w:val="Forte"/>
            <w:rFonts w:cstheme="minorHAnsi"/>
            <w:sz w:val="24"/>
            <w:szCs w:val="24"/>
          </w:rPr>
          <w:t>CRF-PR em Casa</w:t>
        </w:r>
      </w:hyperlink>
      <w:r w:rsidRPr="00814388">
        <w:rPr>
          <w:rFonts w:cstheme="minorHAnsi"/>
          <w:b/>
          <w:bCs/>
          <w:sz w:val="24"/>
          <w:szCs w:val="24"/>
        </w:rPr>
        <w:t> </w:t>
      </w:r>
      <w:r w:rsidRPr="00814388">
        <w:rPr>
          <w:rStyle w:val="Forte"/>
          <w:rFonts w:cstheme="minorHAnsi"/>
          <w:sz w:val="24"/>
          <w:szCs w:val="24"/>
        </w:rPr>
        <w:t>do estabelecimento</w:t>
      </w:r>
      <w:r w:rsidRPr="00814388">
        <w:rPr>
          <w:rFonts w:cstheme="minorHAnsi"/>
          <w:color w:val="1E1E1E"/>
          <w:sz w:val="24"/>
          <w:szCs w:val="24"/>
        </w:rPr>
        <w:t>, para inserir protocolos de serviços de </w:t>
      </w:r>
      <w:r w:rsidRPr="00814388">
        <w:rPr>
          <w:rStyle w:val="nfase"/>
          <w:rFonts w:cstheme="minorHAnsi"/>
          <w:color w:val="1E1E1E"/>
          <w:sz w:val="24"/>
          <w:szCs w:val="24"/>
        </w:rPr>
        <w:t>Ingresso de Responsabilidade Técnica, Alterações de Horários do Estabelecimento ou Farmacêuticos, ou ainda, a Alteração da Modalidade</w:t>
      </w:r>
      <w:r w:rsidRPr="00814388">
        <w:rPr>
          <w:rFonts w:cstheme="minorHAnsi"/>
          <w:color w:val="1E1E1E"/>
          <w:sz w:val="24"/>
          <w:szCs w:val="24"/>
        </w:rPr>
        <w:t> de vínculo da responsabilidade técnica realizada forma virtual, é necessário que o </w:t>
      </w:r>
      <w:r w:rsidRPr="00814388">
        <w:rPr>
          <w:rStyle w:val="Forte"/>
          <w:rFonts w:cstheme="minorHAnsi"/>
          <w:color w:val="1E1E1E"/>
          <w:sz w:val="24"/>
          <w:szCs w:val="24"/>
        </w:rPr>
        <w:t>representante legal possua </w:t>
      </w:r>
      <w:r w:rsidRPr="00814388">
        <w:rPr>
          <w:rStyle w:val="Forte"/>
          <w:rFonts w:cstheme="minorHAnsi"/>
          <w:color w:val="1E1E1E"/>
          <w:sz w:val="24"/>
          <w:szCs w:val="24"/>
          <w:u w:val="single"/>
        </w:rPr>
        <w:t>CPF</w:t>
      </w:r>
      <w:r w:rsidR="00A94508" w:rsidRPr="00814388">
        <w:rPr>
          <w:rStyle w:val="Forte"/>
          <w:rFonts w:cstheme="minorHAnsi"/>
          <w:color w:val="1E1E1E"/>
          <w:sz w:val="24"/>
          <w:szCs w:val="24"/>
          <w:u w:val="single"/>
        </w:rPr>
        <w:t xml:space="preserve"> </w:t>
      </w:r>
      <w:r w:rsidRPr="00814388">
        <w:rPr>
          <w:rStyle w:val="Forte"/>
          <w:rFonts w:cstheme="minorHAnsi"/>
          <w:color w:val="1E1E1E"/>
          <w:sz w:val="24"/>
          <w:szCs w:val="24"/>
          <w:u w:val="single"/>
        </w:rPr>
        <w:t>válido cadastrado junto ao CRF-PR</w:t>
      </w:r>
      <w:r w:rsidRPr="00814388">
        <w:rPr>
          <w:rStyle w:val="Forte"/>
          <w:rFonts w:cstheme="minorHAnsi"/>
          <w:color w:val="1E1E1E"/>
          <w:sz w:val="24"/>
          <w:szCs w:val="24"/>
        </w:rPr>
        <w:t>.</w:t>
      </w:r>
    </w:p>
    <w:p w14:paraId="540C71C3" w14:textId="77777777" w:rsidR="001C11A1" w:rsidRPr="00814388" w:rsidRDefault="001C11A1" w:rsidP="0028201A">
      <w:pPr>
        <w:spacing w:after="0" w:line="240" w:lineRule="auto"/>
        <w:rPr>
          <w:rStyle w:val="Forte"/>
          <w:rFonts w:cstheme="minorHAnsi"/>
          <w:b w:val="0"/>
          <w:bCs w:val="0"/>
          <w:color w:val="1E1E1E"/>
          <w:sz w:val="24"/>
          <w:szCs w:val="24"/>
        </w:rPr>
      </w:pPr>
    </w:p>
    <w:p w14:paraId="70C38559" w14:textId="77777777" w:rsidR="0028201A" w:rsidRDefault="0028201A" w:rsidP="0028201A">
      <w:pPr>
        <w:spacing w:after="0" w:line="240" w:lineRule="auto"/>
        <w:rPr>
          <w:rFonts w:cstheme="minorHAnsi"/>
          <w:color w:val="1E1E1E"/>
          <w:sz w:val="24"/>
          <w:szCs w:val="24"/>
        </w:rPr>
      </w:pPr>
      <w:r w:rsidRPr="00814388">
        <w:rPr>
          <w:rStyle w:val="Forte"/>
          <w:rFonts w:cstheme="minorHAnsi"/>
          <w:b w:val="0"/>
          <w:bCs w:val="0"/>
          <w:color w:val="1E1E1E"/>
          <w:sz w:val="24"/>
          <w:szCs w:val="24"/>
        </w:rPr>
        <w:t>E</w:t>
      </w:r>
      <w:r w:rsidRPr="00814388">
        <w:rPr>
          <w:rFonts w:cstheme="minorHAnsi"/>
          <w:color w:val="1E1E1E"/>
          <w:sz w:val="24"/>
          <w:szCs w:val="24"/>
        </w:rPr>
        <w:t>ntidades públicas, filantrópicas, sociedades anônimas e outros, mesmos privados, deverão manter o cadastro atualizado, ou atualizar o representante legal em exercício, sempre que houver mudanças.</w:t>
      </w:r>
    </w:p>
    <w:p w14:paraId="367ACECB" w14:textId="77777777" w:rsidR="001C11A1" w:rsidRPr="00814388" w:rsidRDefault="001C11A1" w:rsidP="0028201A">
      <w:pPr>
        <w:spacing w:after="0" w:line="240" w:lineRule="auto"/>
        <w:rPr>
          <w:rFonts w:cstheme="minorHAnsi"/>
          <w:color w:val="1E1E1E"/>
          <w:sz w:val="24"/>
          <w:szCs w:val="24"/>
        </w:rPr>
      </w:pPr>
    </w:p>
    <w:p w14:paraId="17DFAA9C" w14:textId="77777777" w:rsidR="0028201A" w:rsidRDefault="0028201A" w:rsidP="0028201A">
      <w:pPr>
        <w:spacing w:after="0" w:line="240" w:lineRule="auto"/>
        <w:rPr>
          <w:rFonts w:cstheme="minorHAnsi"/>
          <w:color w:val="1E1E1E"/>
          <w:sz w:val="24"/>
          <w:szCs w:val="24"/>
        </w:rPr>
      </w:pPr>
      <w:r w:rsidRPr="00814388">
        <w:rPr>
          <w:rFonts w:cstheme="minorHAnsi"/>
          <w:color w:val="1E1E1E"/>
          <w:sz w:val="24"/>
          <w:szCs w:val="24"/>
        </w:rPr>
        <w:t>Para garantir a segurança de seus dados e do estabelecimento, </w:t>
      </w:r>
      <w:r w:rsidRPr="00814388">
        <w:rPr>
          <w:rStyle w:val="Forte"/>
          <w:rFonts w:cstheme="minorHAnsi"/>
          <w:color w:val="1E1E1E"/>
          <w:sz w:val="24"/>
          <w:szCs w:val="24"/>
        </w:rPr>
        <w:t>esses dados serão inseridos exclusivamente pelo CRF-PR</w:t>
      </w:r>
      <w:r w:rsidRPr="00814388">
        <w:rPr>
          <w:rFonts w:cstheme="minorHAnsi"/>
          <w:b/>
          <w:bCs/>
          <w:color w:val="1E1E1E"/>
          <w:sz w:val="24"/>
          <w:szCs w:val="24"/>
        </w:rPr>
        <w:t>,</w:t>
      </w:r>
      <w:r w:rsidRPr="00814388">
        <w:rPr>
          <w:rFonts w:cstheme="minorHAnsi"/>
          <w:color w:val="1E1E1E"/>
          <w:sz w:val="24"/>
          <w:szCs w:val="24"/>
        </w:rPr>
        <w:t xml:space="preserve"> após averiguação de sua legitimidade e autenticidade, devendo o interessado, inserir os dados obrigatórios no requerimento.</w:t>
      </w:r>
    </w:p>
    <w:p w14:paraId="09759157" w14:textId="77777777" w:rsidR="001C11A1" w:rsidRPr="00814388" w:rsidRDefault="001C11A1" w:rsidP="0028201A">
      <w:pPr>
        <w:spacing w:after="0" w:line="240" w:lineRule="auto"/>
        <w:rPr>
          <w:rFonts w:cstheme="minorHAnsi"/>
          <w:color w:val="1E1E1E"/>
          <w:sz w:val="24"/>
          <w:szCs w:val="24"/>
        </w:rPr>
      </w:pPr>
    </w:p>
    <w:p w14:paraId="7AA0DF23" w14:textId="77777777" w:rsidR="0028201A" w:rsidRPr="00814388" w:rsidRDefault="0028201A" w:rsidP="0028201A">
      <w:pPr>
        <w:spacing w:after="0" w:line="240" w:lineRule="auto"/>
        <w:rPr>
          <w:rStyle w:val="Forte"/>
          <w:rFonts w:cstheme="minorHAnsi"/>
          <w:b w:val="0"/>
          <w:bCs w:val="0"/>
          <w:color w:val="1E1E1E"/>
          <w:sz w:val="24"/>
          <w:szCs w:val="24"/>
        </w:rPr>
      </w:pPr>
      <w:r w:rsidRPr="00814388">
        <w:rPr>
          <w:rFonts w:cstheme="minorHAnsi"/>
          <w:color w:val="1E1E1E"/>
          <w:sz w:val="24"/>
          <w:szCs w:val="24"/>
        </w:rPr>
        <w:t>Deverá ainda, para certificar a legitimidade do requerimento, </w:t>
      </w:r>
      <w:r w:rsidRPr="00814388">
        <w:rPr>
          <w:rStyle w:val="Forte"/>
          <w:rFonts w:cstheme="minorHAnsi"/>
          <w:color w:val="1E1E1E"/>
          <w:sz w:val="24"/>
          <w:szCs w:val="24"/>
        </w:rPr>
        <w:t>anexar cópia digitalizada</w:t>
      </w:r>
      <w:r w:rsidRPr="00814388">
        <w:rPr>
          <w:rFonts w:cstheme="minorHAnsi"/>
          <w:b/>
          <w:bCs/>
          <w:color w:val="1E1E1E"/>
          <w:sz w:val="24"/>
          <w:szCs w:val="24"/>
        </w:rPr>
        <w:t> </w:t>
      </w:r>
      <w:r w:rsidRPr="00814388">
        <w:rPr>
          <w:rFonts w:cstheme="minorHAnsi"/>
          <w:color w:val="1E1E1E"/>
          <w:sz w:val="24"/>
          <w:szCs w:val="24"/>
        </w:rPr>
        <w:t>(PDF ou equivalente)</w:t>
      </w:r>
      <w:r w:rsidRPr="00814388">
        <w:rPr>
          <w:rStyle w:val="Forte"/>
          <w:rFonts w:cstheme="minorHAnsi"/>
          <w:color w:val="1E1E1E"/>
          <w:sz w:val="24"/>
          <w:szCs w:val="24"/>
        </w:rPr>
        <w:t> dos documentos pessoais, contendo RG e CPF</w:t>
      </w:r>
      <w:r w:rsidRPr="00814388">
        <w:rPr>
          <w:rFonts w:cstheme="minorHAnsi"/>
          <w:b/>
          <w:bCs/>
          <w:color w:val="1E1E1E"/>
          <w:sz w:val="24"/>
          <w:szCs w:val="24"/>
        </w:rPr>
        <w:t xml:space="preserve">, </w:t>
      </w:r>
      <w:r w:rsidRPr="00814388">
        <w:rPr>
          <w:rFonts w:cstheme="minorHAnsi"/>
          <w:color w:val="1E1E1E"/>
          <w:sz w:val="24"/>
          <w:szCs w:val="24"/>
        </w:rPr>
        <w:t>sendo ao menos</w:t>
      </w:r>
      <w:r w:rsidRPr="00814388">
        <w:rPr>
          <w:rFonts w:cstheme="minorHAnsi"/>
          <w:b/>
          <w:bCs/>
          <w:color w:val="1E1E1E"/>
          <w:sz w:val="24"/>
          <w:szCs w:val="24"/>
        </w:rPr>
        <w:t> </w:t>
      </w:r>
      <w:r w:rsidRPr="00814388">
        <w:rPr>
          <w:rStyle w:val="Forte"/>
          <w:rFonts w:cstheme="minorHAnsi"/>
          <w:color w:val="1E1E1E"/>
          <w:sz w:val="24"/>
          <w:szCs w:val="24"/>
        </w:rPr>
        <w:t>um deles com foto e </w:t>
      </w:r>
      <w:r w:rsidRPr="00814388">
        <w:rPr>
          <w:rStyle w:val="Forte"/>
          <w:rFonts w:cstheme="minorHAnsi"/>
          <w:color w:val="1E1E1E"/>
          <w:sz w:val="24"/>
          <w:szCs w:val="24"/>
          <w:u w:val="single"/>
        </w:rPr>
        <w:t>documento que comprove a nomeação ou titularidade</w:t>
      </w:r>
      <w:r w:rsidRPr="00814388">
        <w:rPr>
          <w:rStyle w:val="Forte"/>
          <w:rFonts w:cstheme="minorHAnsi"/>
          <w:color w:val="1E1E1E"/>
          <w:sz w:val="24"/>
          <w:szCs w:val="24"/>
        </w:rPr>
        <w:t> com autoridade para representar o Estabelecimento.</w:t>
      </w:r>
    </w:p>
    <w:p w14:paraId="089D31F6" w14:textId="77777777" w:rsidR="0028201A" w:rsidRPr="00814388" w:rsidRDefault="0028201A" w:rsidP="0028201A">
      <w:pPr>
        <w:pStyle w:val="NormalWeb"/>
        <w:shd w:val="clear" w:color="auto" w:fill="FFFFFF"/>
        <w:spacing w:before="0" w:beforeAutospacing="0" w:after="0" w:afterAutospacing="0" w:line="240" w:lineRule="auto"/>
        <w:rPr>
          <w:rFonts w:cstheme="minorHAnsi"/>
          <w:color w:val="1E1E1E"/>
        </w:rPr>
      </w:pPr>
      <w:r w:rsidRPr="00814388">
        <w:rPr>
          <w:rFonts w:cstheme="minorHAnsi"/>
          <w:color w:val="1E1E1E"/>
        </w:rPr>
        <w:t>Caso exerça essa titularidade por </w:t>
      </w:r>
      <w:r w:rsidRPr="00814388">
        <w:rPr>
          <w:rStyle w:val="Forte"/>
          <w:rFonts w:cstheme="minorHAnsi"/>
          <w:color w:val="1E1E1E"/>
        </w:rPr>
        <w:t>delegação ou procuração</w:t>
      </w:r>
      <w:r w:rsidRPr="00814388">
        <w:rPr>
          <w:rFonts w:cstheme="minorHAnsi"/>
          <w:color w:val="1E1E1E"/>
        </w:rPr>
        <w:t>, esta deverá ser</w:t>
      </w:r>
      <w:r w:rsidRPr="00814388">
        <w:rPr>
          <w:rStyle w:val="Forte"/>
          <w:rFonts w:cstheme="minorHAnsi"/>
          <w:color w:val="1E1E1E"/>
        </w:rPr>
        <w:t> válida</w:t>
      </w:r>
      <w:r w:rsidRPr="00814388">
        <w:rPr>
          <w:rFonts w:cstheme="minorHAnsi"/>
          <w:color w:val="1E1E1E"/>
        </w:rPr>
        <w:t> e obrigatoriamente anexada aos demais documentos.</w:t>
      </w:r>
    </w:p>
    <w:p w14:paraId="119261BE" w14:textId="77777777" w:rsidR="0028201A" w:rsidRPr="00814388" w:rsidRDefault="0028201A" w:rsidP="0028201A">
      <w:pPr>
        <w:pStyle w:val="NormalWeb"/>
        <w:shd w:val="clear" w:color="auto" w:fill="FFFFFF"/>
        <w:spacing w:before="0" w:beforeAutospacing="0" w:after="0" w:afterAutospacing="0" w:line="240" w:lineRule="auto"/>
        <w:rPr>
          <w:rFonts w:cstheme="minorHAnsi"/>
          <w:b/>
        </w:rPr>
      </w:pPr>
    </w:p>
    <w:p w14:paraId="37BC726B" w14:textId="77777777" w:rsidR="0028201A" w:rsidRPr="00814388" w:rsidRDefault="0028201A" w:rsidP="0028201A">
      <w:pPr>
        <w:pStyle w:val="NormalWeb"/>
        <w:shd w:val="clear" w:color="auto" w:fill="FFFFFF"/>
        <w:spacing w:before="0" w:beforeAutospacing="0" w:after="0" w:afterAutospacing="0" w:line="240" w:lineRule="auto"/>
        <w:rPr>
          <w:rFonts w:cstheme="minorHAnsi"/>
          <w:b/>
        </w:rPr>
      </w:pPr>
      <w:r w:rsidRPr="00814388">
        <w:rPr>
          <w:rFonts w:cstheme="minorHAnsi"/>
          <w:b/>
        </w:rPr>
        <w:lastRenderedPageBreak/>
        <w:t>1. Documentos necessários:</w:t>
      </w:r>
    </w:p>
    <w:p w14:paraId="537E35C8" w14:textId="77777777" w:rsidR="0028201A" w:rsidRPr="00814388" w:rsidRDefault="0028201A" w:rsidP="0028201A">
      <w:pPr>
        <w:pStyle w:val="NormalWeb"/>
        <w:shd w:val="clear" w:color="auto" w:fill="FFFFFF"/>
        <w:spacing w:before="0" w:beforeAutospacing="0" w:after="0" w:afterAutospacing="0" w:line="240" w:lineRule="auto"/>
        <w:rPr>
          <w:rFonts w:cstheme="minorHAnsi"/>
          <w:color w:val="1E1E1E"/>
        </w:rPr>
      </w:pPr>
      <w:r w:rsidRPr="00814388">
        <w:rPr>
          <w:rFonts w:cstheme="minorHAnsi"/>
          <w:b/>
        </w:rPr>
        <w:t xml:space="preserve">1.1 </w:t>
      </w:r>
      <w:r w:rsidRPr="00814388">
        <w:rPr>
          <w:rFonts w:cstheme="minorHAnsi"/>
          <w:bCs/>
        </w:rPr>
        <w:t>Formulário próprio preenchido e assinado.</w:t>
      </w:r>
      <w:r w:rsidRPr="00814388">
        <w:rPr>
          <w:rFonts w:cstheme="minorHAnsi"/>
          <w:color w:val="1E1E1E"/>
        </w:rPr>
        <w:t xml:space="preserve"> A assinatura do requerimento deverá ser similar à cópia de documento de identificação com foto anexada.</w:t>
      </w:r>
    </w:p>
    <w:p w14:paraId="2BE21B5D" w14:textId="77777777" w:rsidR="0028201A" w:rsidRPr="00814388" w:rsidRDefault="0028201A" w:rsidP="0028201A">
      <w:pPr>
        <w:spacing w:after="0" w:line="240" w:lineRule="auto"/>
        <w:rPr>
          <w:rStyle w:val="Forte"/>
          <w:rFonts w:cstheme="minorHAnsi"/>
          <w:b w:val="0"/>
          <w:bCs w:val="0"/>
          <w:color w:val="1E1E1E"/>
          <w:sz w:val="24"/>
          <w:szCs w:val="24"/>
        </w:rPr>
      </w:pPr>
      <w:r w:rsidRPr="00814388">
        <w:rPr>
          <w:rFonts w:cstheme="minorHAnsi"/>
          <w:b/>
          <w:bCs/>
          <w:sz w:val="24"/>
          <w:szCs w:val="24"/>
        </w:rPr>
        <w:t>1.2</w:t>
      </w:r>
      <w:r w:rsidRPr="00814388">
        <w:rPr>
          <w:rFonts w:cstheme="minorHAnsi"/>
          <w:sz w:val="24"/>
          <w:szCs w:val="24"/>
        </w:rPr>
        <w:t xml:space="preserve"> Cópia digitalizada </w:t>
      </w:r>
      <w:r w:rsidRPr="00814388">
        <w:rPr>
          <w:rFonts w:cstheme="minorHAnsi"/>
          <w:color w:val="1E1E1E"/>
          <w:sz w:val="24"/>
          <w:szCs w:val="24"/>
        </w:rPr>
        <w:t>(PDF ou equivalente)</w:t>
      </w:r>
      <w:r w:rsidRPr="00814388">
        <w:rPr>
          <w:rStyle w:val="Forte"/>
          <w:rFonts w:cstheme="minorHAnsi"/>
          <w:color w:val="1E1E1E"/>
          <w:sz w:val="24"/>
          <w:szCs w:val="24"/>
        </w:rPr>
        <w:t> dos documentos pessoais, contendo RG e CPF</w:t>
      </w:r>
      <w:r w:rsidRPr="00814388">
        <w:rPr>
          <w:rFonts w:cstheme="minorHAnsi"/>
          <w:color w:val="1E1E1E"/>
          <w:sz w:val="24"/>
          <w:szCs w:val="24"/>
        </w:rPr>
        <w:t>, sendo ao menos </w:t>
      </w:r>
      <w:r w:rsidRPr="00814388">
        <w:rPr>
          <w:rStyle w:val="Forte"/>
          <w:rFonts w:cstheme="minorHAnsi"/>
          <w:color w:val="1E1E1E"/>
          <w:sz w:val="24"/>
          <w:szCs w:val="24"/>
        </w:rPr>
        <w:t>um deles com foto;</w:t>
      </w:r>
    </w:p>
    <w:p w14:paraId="1C40933B" w14:textId="7BF8E664" w:rsidR="0028201A" w:rsidRPr="00814388" w:rsidRDefault="0028201A" w:rsidP="0028201A">
      <w:pPr>
        <w:pStyle w:val="NormalWeb"/>
        <w:shd w:val="clear" w:color="auto" w:fill="FFFFFF"/>
        <w:spacing w:before="0" w:beforeAutospacing="0" w:after="0" w:afterAutospacing="0" w:line="240" w:lineRule="auto"/>
        <w:rPr>
          <w:rFonts w:cstheme="minorHAnsi"/>
          <w:b/>
          <w:bCs/>
          <w:color w:val="1E1E1E"/>
        </w:rPr>
      </w:pPr>
      <w:r w:rsidRPr="00814388">
        <w:rPr>
          <w:rStyle w:val="Forte"/>
          <w:rFonts w:cstheme="minorHAnsi"/>
          <w:color w:val="1E1E1E"/>
        </w:rPr>
        <w:t xml:space="preserve">1.3 Documento que comprove a </w:t>
      </w:r>
      <w:r w:rsidRPr="00814388">
        <w:rPr>
          <w:rStyle w:val="Forte"/>
          <w:rFonts w:cstheme="minorHAnsi"/>
          <w:color w:val="1E1E1E"/>
          <w:u w:val="single"/>
        </w:rPr>
        <w:t>nomeação ou titularidade</w:t>
      </w:r>
      <w:r w:rsidRPr="00814388">
        <w:rPr>
          <w:rStyle w:val="Forte"/>
          <w:rFonts w:cstheme="minorHAnsi"/>
          <w:color w:val="1E1E1E"/>
        </w:rPr>
        <w:t xml:space="preserve">, </w:t>
      </w:r>
      <w:r w:rsidR="001C11A1">
        <w:rPr>
          <w:rStyle w:val="Forte"/>
          <w:rFonts w:cstheme="minorHAnsi"/>
          <w:b w:val="0"/>
          <w:bCs w:val="0"/>
          <w:color w:val="1E1E1E"/>
        </w:rPr>
        <w:t>ca</w:t>
      </w:r>
      <w:r w:rsidRPr="00814388">
        <w:rPr>
          <w:rFonts w:cstheme="minorHAnsi"/>
          <w:color w:val="1E1E1E"/>
        </w:rPr>
        <w:t>so exerça essa titularidade por delegação ou procuração, esta deverá ser válida e anexada aos demais documentos.</w:t>
      </w:r>
    </w:p>
    <w:p w14:paraId="745D0D1B" w14:textId="77777777" w:rsidR="0028201A" w:rsidRPr="00814388" w:rsidRDefault="0028201A" w:rsidP="0028201A">
      <w:pPr>
        <w:spacing w:after="0"/>
        <w:rPr>
          <w:rFonts w:cstheme="minorHAnsi"/>
          <w:sz w:val="24"/>
          <w:szCs w:val="24"/>
        </w:rPr>
      </w:pPr>
    </w:p>
    <w:p w14:paraId="30CCBA5F" w14:textId="77777777" w:rsidR="0028201A" w:rsidRPr="00814388" w:rsidRDefault="0028201A" w:rsidP="0028201A">
      <w:pPr>
        <w:spacing w:after="0"/>
        <w:rPr>
          <w:rFonts w:cstheme="minorHAnsi"/>
          <w:b/>
          <w:sz w:val="24"/>
          <w:szCs w:val="24"/>
        </w:rPr>
      </w:pPr>
      <w:r w:rsidRPr="00814388">
        <w:rPr>
          <w:rFonts w:cstheme="minorHAnsi"/>
          <w:b/>
          <w:sz w:val="24"/>
          <w:szCs w:val="24"/>
        </w:rPr>
        <w:t>2. Verificações:</w:t>
      </w:r>
    </w:p>
    <w:p w14:paraId="3916A834" w14:textId="77777777" w:rsidR="0028201A" w:rsidRPr="00814388" w:rsidRDefault="0028201A" w:rsidP="0028201A">
      <w:pPr>
        <w:spacing w:after="0"/>
        <w:rPr>
          <w:rFonts w:cstheme="minorHAnsi"/>
          <w:bCs/>
          <w:sz w:val="24"/>
          <w:szCs w:val="24"/>
        </w:rPr>
      </w:pPr>
      <w:r w:rsidRPr="00814388">
        <w:rPr>
          <w:rFonts w:cstheme="minorHAnsi"/>
          <w:b/>
          <w:sz w:val="24"/>
          <w:szCs w:val="24"/>
        </w:rPr>
        <w:t xml:space="preserve">2.1 </w:t>
      </w:r>
      <w:r w:rsidRPr="00814388">
        <w:rPr>
          <w:rFonts w:cstheme="minorHAnsi"/>
          <w:bCs/>
          <w:sz w:val="24"/>
          <w:szCs w:val="24"/>
        </w:rPr>
        <w:t xml:space="preserve">A solicitação é recebida no e-mail </w:t>
      </w:r>
      <w:hyperlink r:id="rId19" w:history="1">
        <w:r w:rsidRPr="00814388">
          <w:rPr>
            <w:rStyle w:val="Hyperlink"/>
            <w:rFonts w:cstheme="minorHAnsi"/>
            <w:bCs/>
            <w:sz w:val="24"/>
            <w:szCs w:val="24"/>
          </w:rPr>
          <w:t>representantelegal@crf-pr.org.br</w:t>
        </w:r>
      </w:hyperlink>
      <w:r w:rsidRPr="00814388">
        <w:rPr>
          <w:rFonts w:cstheme="minorHAnsi"/>
          <w:bCs/>
          <w:sz w:val="24"/>
          <w:szCs w:val="24"/>
        </w:rPr>
        <w:t>, se não apresentar a documentação solicitada, deverá responder o e-mail solicitando os documentos faltantes antes de começar o procedimento. A documentação completa e cópia do e-mail deverá ser salva em pasta para ser inserida no protocolo no final do procedimento.</w:t>
      </w:r>
    </w:p>
    <w:p w14:paraId="353F96A0" w14:textId="77777777" w:rsidR="0028201A" w:rsidRPr="00814388" w:rsidRDefault="0028201A" w:rsidP="0028201A">
      <w:pPr>
        <w:spacing w:after="0"/>
        <w:rPr>
          <w:rFonts w:cstheme="minorHAnsi"/>
          <w:b/>
          <w:bCs/>
          <w:sz w:val="24"/>
          <w:szCs w:val="24"/>
        </w:rPr>
      </w:pPr>
    </w:p>
    <w:p w14:paraId="638259C1" w14:textId="77777777" w:rsidR="0028201A" w:rsidRPr="00814388" w:rsidRDefault="0028201A" w:rsidP="0028201A">
      <w:pPr>
        <w:spacing w:after="0"/>
        <w:rPr>
          <w:rFonts w:cstheme="minorHAnsi"/>
          <w:b/>
          <w:bCs/>
          <w:sz w:val="24"/>
          <w:szCs w:val="24"/>
        </w:rPr>
      </w:pPr>
      <w:r w:rsidRPr="00814388">
        <w:rPr>
          <w:rFonts w:cstheme="minorHAnsi"/>
          <w:b/>
          <w:bCs/>
          <w:sz w:val="24"/>
          <w:szCs w:val="24"/>
        </w:rPr>
        <w:t>No SAGICON</w:t>
      </w:r>
    </w:p>
    <w:p w14:paraId="1ABA34F4" w14:textId="77777777" w:rsidR="0028201A" w:rsidRPr="00814388" w:rsidRDefault="0028201A" w:rsidP="0028201A">
      <w:pPr>
        <w:spacing w:after="0"/>
        <w:rPr>
          <w:rFonts w:cstheme="minorHAnsi"/>
          <w:b/>
          <w:bCs/>
          <w:sz w:val="24"/>
          <w:szCs w:val="24"/>
        </w:rPr>
      </w:pPr>
      <w:r w:rsidRPr="00814388">
        <w:rPr>
          <w:rFonts w:cstheme="minorHAnsi"/>
          <w:b/>
          <w:bCs/>
          <w:sz w:val="24"/>
          <w:szCs w:val="24"/>
        </w:rPr>
        <w:t xml:space="preserve">Cadastro de Firma </w:t>
      </w:r>
    </w:p>
    <w:p w14:paraId="748E476F" w14:textId="77777777" w:rsidR="0028201A" w:rsidRPr="00814388" w:rsidRDefault="0028201A" w:rsidP="0028201A">
      <w:pPr>
        <w:spacing w:after="0"/>
        <w:rPr>
          <w:rFonts w:cstheme="minorHAnsi"/>
          <w:sz w:val="24"/>
          <w:szCs w:val="24"/>
        </w:rPr>
      </w:pPr>
      <w:r w:rsidRPr="00814388">
        <w:rPr>
          <w:rFonts w:cstheme="minorHAnsi"/>
          <w:sz w:val="24"/>
          <w:szCs w:val="24"/>
        </w:rPr>
        <w:t>Consultar pelo CNPJ ou nome completo para encontrar o cadastro no CRF/PR, se não houver o procedimento será registro.</w:t>
      </w:r>
    </w:p>
    <w:p w14:paraId="11576284" w14:textId="77777777" w:rsidR="0028201A" w:rsidRPr="00814388" w:rsidRDefault="0028201A" w:rsidP="0028201A">
      <w:pPr>
        <w:pStyle w:val="Corpodetexto3"/>
        <w:spacing w:after="0" w:line="240" w:lineRule="auto"/>
        <w:rPr>
          <w:rFonts w:cstheme="minorHAnsi"/>
          <w:szCs w:val="24"/>
          <w:u w:val="single"/>
        </w:rPr>
      </w:pPr>
    </w:p>
    <w:p w14:paraId="606B18B9" w14:textId="77777777" w:rsidR="0028201A" w:rsidRPr="00814388" w:rsidRDefault="0028201A" w:rsidP="0028201A">
      <w:pPr>
        <w:pStyle w:val="Corpodetexto3"/>
        <w:spacing w:after="0" w:line="240" w:lineRule="auto"/>
        <w:rPr>
          <w:rFonts w:cstheme="minorHAnsi"/>
          <w:szCs w:val="24"/>
          <w:u w:val="single"/>
        </w:rPr>
      </w:pPr>
      <w:r w:rsidRPr="00814388">
        <w:rPr>
          <w:rFonts w:cstheme="minorHAnsi"/>
          <w:szCs w:val="24"/>
          <w:u w:val="single"/>
        </w:rPr>
        <w:t>Dados l:</w:t>
      </w:r>
    </w:p>
    <w:p w14:paraId="07A068F2" w14:textId="77777777" w:rsidR="0028201A" w:rsidRPr="00814388" w:rsidRDefault="0028201A" w:rsidP="0028201A">
      <w:pPr>
        <w:pStyle w:val="Corpodetexto3"/>
        <w:spacing w:after="0" w:line="240" w:lineRule="auto"/>
        <w:rPr>
          <w:rFonts w:cstheme="minorHAnsi"/>
          <w:b w:val="0"/>
          <w:bCs/>
          <w:szCs w:val="24"/>
        </w:rPr>
      </w:pPr>
      <w:r w:rsidRPr="00814388">
        <w:rPr>
          <w:rFonts w:cstheme="minorHAnsi"/>
          <w:b w:val="0"/>
          <w:bCs/>
          <w:szCs w:val="24"/>
        </w:rPr>
        <w:t>Verificar:</w:t>
      </w:r>
    </w:p>
    <w:p w14:paraId="2FE6C96E" w14:textId="77777777" w:rsidR="0028201A" w:rsidRPr="00814388" w:rsidRDefault="0028201A" w:rsidP="0028201A">
      <w:pPr>
        <w:spacing w:after="0"/>
        <w:rPr>
          <w:rFonts w:cstheme="minorHAnsi"/>
          <w:b/>
          <w:bCs/>
          <w:sz w:val="24"/>
          <w:szCs w:val="24"/>
        </w:rPr>
      </w:pPr>
      <w:r w:rsidRPr="00814388">
        <w:rPr>
          <w:rFonts w:cstheme="minorHAnsi"/>
          <w:b/>
          <w:bCs/>
          <w:sz w:val="24"/>
          <w:szCs w:val="24"/>
        </w:rPr>
        <w:t>CNPJ;</w:t>
      </w:r>
    </w:p>
    <w:p w14:paraId="43CA5FAC" w14:textId="77777777" w:rsidR="0028201A" w:rsidRPr="00814388" w:rsidRDefault="0028201A" w:rsidP="0028201A">
      <w:pPr>
        <w:spacing w:after="0"/>
        <w:rPr>
          <w:rFonts w:cstheme="minorHAnsi"/>
          <w:sz w:val="24"/>
          <w:szCs w:val="24"/>
        </w:rPr>
      </w:pPr>
      <w:r w:rsidRPr="00814388">
        <w:rPr>
          <w:rFonts w:cstheme="minorHAnsi"/>
          <w:b/>
          <w:bCs/>
          <w:sz w:val="24"/>
          <w:szCs w:val="24"/>
        </w:rPr>
        <w:t>Razão Social</w:t>
      </w:r>
      <w:r w:rsidRPr="00814388">
        <w:rPr>
          <w:rFonts w:cstheme="minorHAnsi"/>
          <w:sz w:val="24"/>
          <w:szCs w:val="24"/>
        </w:rPr>
        <w:t>;</w:t>
      </w:r>
    </w:p>
    <w:p w14:paraId="45C513BD" w14:textId="77777777" w:rsidR="0028201A" w:rsidRPr="00814388" w:rsidRDefault="0028201A" w:rsidP="0028201A">
      <w:pPr>
        <w:pStyle w:val="Textoembloco"/>
        <w:widowControl/>
        <w:ind w:left="0" w:right="0"/>
        <w:rPr>
          <w:rFonts w:asciiTheme="minorHAnsi" w:hAnsiTheme="minorHAnsi" w:cstheme="minorHAnsi"/>
          <w:b/>
          <w:bCs/>
          <w:u w:val="single"/>
        </w:rPr>
      </w:pPr>
    </w:p>
    <w:p w14:paraId="349313BA" w14:textId="77777777" w:rsidR="0028201A" w:rsidRPr="00814388" w:rsidRDefault="0028201A" w:rsidP="0028201A">
      <w:pPr>
        <w:pStyle w:val="Textoembloco"/>
        <w:widowControl/>
        <w:ind w:left="0" w:right="0"/>
        <w:rPr>
          <w:rFonts w:asciiTheme="minorHAnsi" w:hAnsiTheme="minorHAnsi" w:cstheme="minorHAnsi"/>
          <w:b/>
          <w:bCs/>
          <w:u w:val="single"/>
        </w:rPr>
      </w:pPr>
      <w:r w:rsidRPr="00814388">
        <w:rPr>
          <w:rFonts w:asciiTheme="minorHAnsi" w:hAnsiTheme="minorHAnsi" w:cstheme="minorHAnsi"/>
          <w:b/>
          <w:bCs/>
          <w:u w:val="single"/>
        </w:rPr>
        <w:t>Sócios:</w:t>
      </w:r>
    </w:p>
    <w:p w14:paraId="096886CA" w14:textId="77777777" w:rsidR="0028201A" w:rsidRPr="00814388" w:rsidRDefault="0028201A" w:rsidP="0028201A">
      <w:pPr>
        <w:pStyle w:val="Textoembloco"/>
        <w:widowControl/>
        <w:ind w:left="0" w:right="0"/>
        <w:rPr>
          <w:rFonts w:asciiTheme="minorHAnsi" w:hAnsiTheme="minorHAnsi" w:cstheme="minorHAnsi"/>
          <w:b/>
          <w:bCs/>
        </w:rPr>
      </w:pPr>
      <w:r w:rsidRPr="00814388">
        <w:rPr>
          <w:rFonts w:asciiTheme="minorHAnsi" w:hAnsiTheme="minorHAnsi" w:cstheme="minorHAnsi"/>
          <w:b/>
          <w:bCs/>
        </w:rPr>
        <w:t>Preposto Representante Legal</w:t>
      </w:r>
    </w:p>
    <w:p w14:paraId="0A079A0D" w14:textId="77777777" w:rsidR="0028201A" w:rsidRPr="00814388" w:rsidRDefault="0028201A" w:rsidP="0028201A">
      <w:pPr>
        <w:spacing w:after="0"/>
        <w:rPr>
          <w:rFonts w:cstheme="minorHAnsi"/>
          <w:sz w:val="24"/>
          <w:szCs w:val="24"/>
        </w:rPr>
      </w:pPr>
      <w:r w:rsidRPr="00814388">
        <w:rPr>
          <w:rFonts w:cstheme="minorHAnsi"/>
          <w:sz w:val="24"/>
          <w:szCs w:val="24"/>
        </w:rPr>
        <w:t xml:space="preserve">No canto direito clicar em </w:t>
      </w:r>
      <w:r w:rsidRPr="00814388">
        <w:rPr>
          <w:rFonts w:cstheme="minorHAnsi"/>
          <w:b/>
          <w:bCs/>
          <w:sz w:val="24"/>
          <w:szCs w:val="24"/>
        </w:rPr>
        <w:t>Cad. Leigo</w:t>
      </w:r>
      <w:r w:rsidRPr="00814388">
        <w:rPr>
          <w:rFonts w:cstheme="minorHAnsi"/>
          <w:sz w:val="24"/>
          <w:szCs w:val="24"/>
        </w:rPr>
        <w:t xml:space="preserve">. </w:t>
      </w:r>
    </w:p>
    <w:p w14:paraId="60AD8DB5" w14:textId="77777777" w:rsidR="0028201A" w:rsidRPr="00814388" w:rsidRDefault="0028201A" w:rsidP="0028201A">
      <w:pPr>
        <w:spacing w:after="0"/>
        <w:rPr>
          <w:rFonts w:cstheme="minorHAnsi"/>
          <w:sz w:val="24"/>
          <w:szCs w:val="24"/>
        </w:rPr>
      </w:pPr>
      <w:r w:rsidRPr="00814388">
        <w:rPr>
          <w:rFonts w:cstheme="minorHAnsi"/>
          <w:sz w:val="24"/>
          <w:szCs w:val="24"/>
        </w:rPr>
        <w:t>Preencher os dados completos começando pelo CPF. Caso o procurador ou representante legal já tenha cadastro o sistema informará que o CPF já está cadastrado e informa o número.</w:t>
      </w:r>
    </w:p>
    <w:p w14:paraId="7D22404D" w14:textId="77777777" w:rsidR="0028201A" w:rsidRPr="00814388" w:rsidRDefault="0028201A" w:rsidP="0028201A">
      <w:pPr>
        <w:spacing w:after="0"/>
        <w:rPr>
          <w:rFonts w:cstheme="minorHAnsi"/>
          <w:sz w:val="24"/>
          <w:szCs w:val="24"/>
        </w:rPr>
      </w:pPr>
      <w:r w:rsidRPr="00814388">
        <w:rPr>
          <w:rFonts w:cstheme="minorHAnsi"/>
          <w:sz w:val="24"/>
          <w:szCs w:val="24"/>
        </w:rPr>
        <w:t>Após salvar o lançamento, o sistema abre uma nova aba com o nome que foi cadastrado. Deverá completar a data de início – data da portaria de nomeação ou assinatura da procuração, informar também a data de validade quando houver.</w:t>
      </w:r>
    </w:p>
    <w:p w14:paraId="2609CB3A" w14:textId="77777777" w:rsidR="0028201A" w:rsidRPr="00814388" w:rsidRDefault="0028201A" w:rsidP="0028201A">
      <w:pPr>
        <w:pStyle w:val="Textoembloco"/>
        <w:widowControl/>
        <w:ind w:left="0" w:right="0"/>
        <w:rPr>
          <w:rFonts w:asciiTheme="minorHAnsi" w:hAnsiTheme="minorHAnsi" w:cstheme="minorHAnsi"/>
          <w:b/>
          <w:bCs/>
        </w:rPr>
      </w:pPr>
    </w:p>
    <w:p w14:paraId="60C63048" w14:textId="77777777" w:rsidR="0028201A" w:rsidRPr="00814388" w:rsidRDefault="0028201A" w:rsidP="0028201A">
      <w:pPr>
        <w:pStyle w:val="Textoembloco"/>
        <w:widowControl/>
        <w:ind w:left="0" w:right="0"/>
        <w:rPr>
          <w:rFonts w:asciiTheme="minorHAnsi" w:hAnsiTheme="minorHAnsi" w:cstheme="minorHAnsi"/>
          <w:b/>
          <w:bCs/>
        </w:rPr>
      </w:pPr>
      <w:r w:rsidRPr="00814388">
        <w:rPr>
          <w:rFonts w:asciiTheme="minorHAnsi" w:hAnsiTheme="minorHAnsi" w:cstheme="minorHAnsi"/>
          <w:b/>
          <w:bCs/>
        </w:rPr>
        <w:t>Baixar Preposto Representante Legal</w:t>
      </w:r>
    </w:p>
    <w:p w14:paraId="2E372D8C" w14:textId="77777777" w:rsidR="0028201A" w:rsidRPr="00814388" w:rsidRDefault="0028201A" w:rsidP="0028201A">
      <w:pPr>
        <w:pStyle w:val="Textoembloco"/>
        <w:widowControl/>
        <w:ind w:left="0" w:right="0"/>
        <w:rPr>
          <w:rFonts w:asciiTheme="minorHAnsi" w:hAnsiTheme="minorHAnsi" w:cstheme="minorHAnsi"/>
          <w:color w:val="FF0000"/>
        </w:rPr>
      </w:pPr>
      <w:r w:rsidRPr="00814388">
        <w:rPr>
          <w:rFonts w:asciiTheme="minorHAnsi" w:hAnsiTheme="minorHAnsi" w:cstheme="minorHAnsi"/>
          <w:b/>
        </w:rPr>
        <w:t xml:space="preserve">1. </w:t>
      </w:r>
      <w:r w:rsidRPr="00814388">
        <w:rPr>
          <w:rFonts w:asciiTheme="minorHAnsi" w:hAnsiTheme="minorHAnsi" w:cstheme="minorHAnsi"/>
        </w:rPr>
        <w:t xml:space="preserve">Se já houver um preposto com o </w:t>
      </w:r>
      <w:r w:rsidRPr="00814388">
        <w:rPr>
          <w:rFonts w:asciiTheme="minorHAnsi" w:hAnsiTheme="minorHAnsi" w:cstheme="minorHAnsi"/>
          <w:u w:val="single"/>
        </w:rPr>
        <w:t>mesmo cargo</w:t>
      </w:r>
      <w:r w:rsidRPr="00814388">
        <w:rPr>
          <w:rFonts w:asciiTheme="minorHAnsi" w:hAnsiTheme="minorHAnsi" w:cstheme="minorHAnsi"/>
        </w:rPr>
        <w:t>, editar o cadastro do preposto e informar a data da saída com a mesma data da nomeação do novo preposto.</w:t>
      </w:r>
    </w:p>
    <w:p w14:paraId="15DB2336" w14:textId="77777777" w:rsidR="0028201A" w:rsidRPr="00814388" w:rsidRDefault="0028201A" w:rsidP="0028201A">
      <w:pPr>
        <w:spacing w:after="0"/>
        <w:rPr>
          <w:rFonts w:cstheme="minorHAnsi"/>
          <w:sz w:val="24"/>
          <w:szCs w:val="24"/>
        </w:rPr>
      </w:pPr>
      <w:r w:rsidRPr="00814388">
        <w:rPr>
          <w:rFonts w:cstheme="minorHAnsi"/>
          <w:b/>
          <w:sz w:val="24"/>
          <w:szCs w:val="24"/>
        </w:rPr>
        <w:t xml:space="preserve">2. </w:t>
      </w:r>
      <w:r w:rsidRPr="00814388">
        <w:rPr>
          <w:rFonts w:cstheme="minorHAnsi"/>
          <w:sz w:val="24"/>
          <w:szCs w:val="24"/>
        </w:rPr>
        <w:t>Se já houver um procurador:</w:t>
      </w:r>
    </w:p>
    <w:p w14:paraId="12E28FCF" w14:textId="77777777" w:rsidR="0028201A" w:rsidRPr="00814388" w:rsidRDefault="0028201A" w:rsidP="0028201A">
      <w:pPr>
        <w:spacing w:after="0"/>
        <w:rPr>
          <w:rFonts w:cstheme="minorHAnsi"/>
          <w:sz w:val="24"/>
          <w:szCs w:val="24"/>
        </w:rPr>
      </w:pPr>
      <w:r w:rsidRPr="00814388">
        <w:rPr>
          <w:rFonts w:cstheme="minorHAnsi"/>
          <w:sz w:val="24"/>
          <w:szCs w:val="24"/>
        </w:rPr>
        <w:t xml:space="preserve">Com procuração vencida, editar o cadastro e baixar o cadastro informar a data da saída a validade da procuração (a cor do lançamento já estará diferente); </w:t>
      </w:r>
    </w:p>
    <w:p w14:paraId="18B3ACBA" w14:textId="77777777" w:rsidR="0028201A" w:rsidRPr="00814388" w:rsidRDefault="0028201A" w:rsidP="0028201A">
      <w:pPr>
        <w:spacing w:after="0"/>
        <w:rPr>
          <w:rFonts w:cstheme="minorHAnsi"/>
          <w:b/>
          <w:sz w:val="24"/>
          <w:szCs w:val="24"/>
        </w:rPr>
      </w:pPr>
      <w:r w:rsidRPr="00814388">
        <w:rPr>
          <w:rFonts w:cstheme="minorHAnsi"/>
          <w:sz w:val="24"/>
          <w:szCs w:val="24"/>
        </w:rPr>
        <w:t>Com procuração válida, não altera.</w:t>
      </w:r>
    </w:p>
    <w:p w14:paraId="3FF61BB6" w14:textId="77777777" w:rsidR="0028201A" w:rsidRPr="00814388" w:rsidRDefault="0028201A" w:rsidP="0028201A">
      <w:pPr>
        <w:spacing w:after="0"/>
        <w:rPr>
          <w:rFonts w:cstheme="minorHAnsi"/>
          <w:b/>
          <w:sz w:val="24"/>
          <w:szCs w:val="24"/>
          <w:u w:val="single"/>
        </w:rPr>
      </w:pPr>
    </w:p>
    <w:p w14:paraId="5F91DB2C" w14:textId="77777777" w:rsidR="0028201A" w:rsidRPr="00814388" w:rsidRDefault="0028201A" w:rsidP="0028201A">
      <w:pPr>
        <w:spacing w:after="0"/>
        <w:rPr>
          <w:rFonts w:cstheme="minorHAnsi"/>
          <w:b/>
          <w:sz w:val="24"/>
          <w:szCs w:val="24"/>
          <w:u w:val="single"/>
        </w:rPr>
      </w:pPr>
      <w:r w:rsidRPr="00814388">
        <w:rPr>
          <w:rFonts w:cstheme="minorHAnsi"/>
          <w:b/>
          <w:sz w:val="24"/>
          <w:szCs w:val="24"/>
          <w:u w:val="single"/>
        </w:rPr>
        <w:t>Protocolo</w:t>
      </w:r>
    </w:p>
    <w:p w14:paraId="799220D1" w14:textId="77777777" w:rsidR="0028201A" w:rsidRPr="00814388" w:rsidRDefault="0028201A" w:rsidP="0028201A">
      <w:pPr>
        <w:spacing w:after="0"/>
        <w:rPr>
          <w:rFonts w:cstheme="minorHAnsi"/>
          <w:b/>
          <w:sz w:val="24"/>
          <w:szCs w:val="24"/>
        </w:rPr>
      </w:pPr>
      <w:r w:rsidRPr="00814388">
        <w:rPr>
          <w:rFonts w:cstheme="minorHAnsi"/>
          <w:b/>
          <w:sz w:val="24"/>
          <w:szCs w:val="24"/>
        </w:rPr>
        <w:t>Abertura Protocolo</w:t>
      </w:r>
    </w:p>
    <w:p w14:paraId="7601D919" w14:textId="77777777" w:rsidR="0028201A" w:rsidRPr="00814388" w:rsidRDefault="0028201A" w:rsidP="0028201A">
      <w:pPr>
        <w:spacing w:after="0"/>
        <w:rPr>
          <w:rFonts w:cstheme="minorHAnsi"/>
          <w:bCs/>
          <w:sz w:val="24"/>
          <w:szCs w:val="24"/>
        </w:rPr>
      </w:pPr>
      <w:r w:rsidRPr="00814388">
        <w:rPr>
          <w:rFonts w:cstheme="minorHAnsi"/>
          <w:b/>
          <w:sz w:val="24"/>
          <w:szCs w:val="24"/>
        </w:rPr>
        <w:t xml:space="preserve">Ocorrência </w:t>
      </w:r>
      <w:r w:rsidRPr="00814388">
        <w:rPr>
          <w:rFonts w:cstheme="minorHAnsi"/>
          <w:bCs/>
          <w:sz w:val="24"/>
          <w:szCs w:val="24"/>
        </w:rPr>
        <w:t>383 – Recadastramento representante legal;</w:t>
      </w:r>
    </w:p>
    <w:p w14:paraId="3FF298EE" w14:textId="77777777" w:rsidR="0028201A" w:rsidRPr="00814388" w:rsidRDefault="0028201A" w:rsidP="0028201A">
      <w:pPr>
        <w:spacing w:after="0"/>
        <w:rPr>
          <w:rFonts w:cstheme="minorHAnsi"/>
          <w:bCs/>
          <w:sz w:val="24"/>
          <w:szCs w:val="24"/>
        </w:rPr>
      </w:pPr>
      <w:r w:rsidRPr="00814388">
        <w:rPr>
          <w:rFonts w:cstheme="minorHAnsi"/>
          <w:b/>
          <w:sz w:val="24"/>
          <w:szCs w:val="24"/>
        </w:rPr>
        <w:t xml:space="preserve">Firma </w:t>
      </w:r>
    </w:p>
    <w:p w14:paraId="58E1BE3F" w14:textId="77777777" w:rsidR="0028201A" w:rsidRPr="00814388" w:rsidRDefault="0028201A" w:rsidP="0028201A">
      <w:pPr>
        <w:spacing w:after="0"/>
        <w:rPr>
          <w:rFonts w:cstheme="minorHAnsi"/>
          <w:sz w:val="24"/>
          <w:szCs w:val="24"/>
        </w:rPr>
      </w:pPr>
      <w:r w:rsidRPr="00814388">
        <w:rPr>
          <w:rFonts w:cstheme="minorHAnsi"/>
          <w:sz w:val="24"/>
          <w:szCs w:val="24"/>
        </w:rPr>
        <w:t>Os dados da empresa já estarão informados, porque o protocolo foi aberto direto no rodapé do cadastro da empresa.</w:t>
      </w:r>
    </w:p>
    <w:p w14:paraId="674C6448" w14:textId="77777777" w:rsidR="0028201A" w:rsidRPr="00814388" w:rsidRDefault="0028201A" w:rsidP="0028201A">
      <w:pPr>
        <w:spacing w:after="0"/>
        <w:rPr>
          <w:rFonts w:cstheme="minorHAnsi"/>
          <w:sz w:val="24"/>
          <w:szCs w:val="24"/>
        </w:rPr>
      </w:pPr>
      <w:r w:rsidRPr="00814388">
        <w:rPr>
          <w:rFonts w:cstheme="minorHAnsi"/>
          <w:b/>
          <w:bCs/>
          <w:sz w:val="24"/>
          <w:szCs w:val="24"/>
        </w:rPr>
        <w:t>Observações</w:t>
      </w:r>
    </w:p>
    <w:p w14:paraId="78AFFF7C" w14:textId="77777777" w:rsidR="0028201A" w:rsidRPr="00814388" w:rsidRDefault="0028201A" w:rsidP="0028201A">
      <w:pPr>
        <w:spacing w:after="0"/>
        <w:rPr>
          <w:rFonts w:cstheme="minorHAnsi"/>
          <w:sz w:val="24"/>
          <w:szCs w:val="24"/>
        </w:rPr>
      </w:pPr>
      <w:r w:rsidRPr="00814388">
        <w:rPr>
          <w:rFonts w:cstheme="minorHAnsi"/>
          <w:sz w:val="24"/>
          <w:szCs w:val="24"/>
        </w:rPr>
        <w:lastRenderedPageBreak/>
        <w:t>Informar o cargo conforme nomeação ou titularidade e o nome completo.</w:t>
      </w:r>
    </w:p>
    <w:p w14:paraId="12E93661" w14:textId="77777777" w:rsidR="0028201A" w:rsidRPr="00814388" w:rsidRDefault="0028201A" w:rsidP="0028201A">
      <w:pPr>
        <w:spacing w:after="0"/>
        <w:rPr>
          <w:rFonts w:cstheme="minorHAnsi"/>
          <w:b/>
          <w:bCs/>
          <w:sz w:val="24"/>
          <w:szCs w:val="24"/>
        </w:rPr>
      </w:pPr>
      <w:r w:rsidRPr="00814388">
        <w:rPr>
          <w:rFonts w:cstheme="minorHAnsi"/>
          <w:b/>
          <w:bCs/>
          <w:sz w:val="24"/>
          <w:szCs w:val="24"/>
        </w:rPr>
        <w:t>Anexo</w:t>
      </w:r>
    </w:p>
    <w:p w14:paraId="17D7E44F" w14:textId="77777777" w:rsidR="0028201A" w:rsidRPr="00814388" w:rsidRDefault="0028201A" w:rsidP="0028201A">
      <w:pPr>
        <w:spacing w:after="0"/>
        <w:rPr>
          <w:rFonts w:cstheme="minorHAnsi"/>
          <w:sz w:val="24"/>
          <w:szCs w:val="24"/>
        </w:rPr>
      </w:pPr>
      <w:r w:rsidRPr="00814388">
        <w:rPr>
          <w:rFonts w:cstheme="minorHAnsi"/>
          <w:sz w:val="24"/>
          <w:szCs w:val="24"/>
        </w:rPr>
        <w:t xml:space="preserve">Clicar em </w:t>
      </w:r>
      <w:r w:rsidRPr="00814388">
        <w:rPr>
          <w:rFonts w:cstheme="minorHAnsi"/>
          <w:b/>
          <w:bCs/>
          <w:sz w:val="24"/>
          <w:szCs w:val="24"/>
        </w:rPr>
        <w:t>+ Selecione</w:t>
      </w:r>
      <w:r w:rsidRPr="00814388">
        <w:rPr>
          <w:rFonts w:cstheme="minorHAnsi"/>
          <w:sz w:val="24"/>
          <w:szCs w:val="24"/>
        </w:rPr>
        <w:t xml:space="preserve"> para adicionar os arquivos da documentação completa e cópia do e-mail de envio dos documentos.</w:t>
      </w:r>
    </w:p>
    <w:p w14:paraId="505E5F99" w14:textId="77777777" w:rsidR="0028201A" w:rsidRPr="00814388" w:rsidRDefault="0028201A" w:rsidP="0028201A">
      <w:pPr>
        <w:spacing w:after="0"/>
        <w:rPr>
          <w:rFonts w:cstheme="minorHAnsi"/>
          <w:sz w:val="24"/>
          <w:szCs w:val="24"/>
        </w:rPr>
      </w:pPr>
      <w:r w:rsidRPr="00814388">
        <w:rPr>
          <w:rFonts w:cstheme="minorHAnsi"/>
          <w:b/>
          <w:bCs/>
          <w:sz w:val="24"/>
          <w:szCs w:val="24"/>
        </w:rPr>
        <w:t>Evolução</w:t>
      </w:r>
    </w:p>
    <w:p w14:paraId="4F865390" w14:textId="77777777" w:rsidR="0028201A" w:rsidRPr="00814388" w:rsidRDefault="0028201A" w:rsidP="0028201A">
      <w:pPr>
        <w:spacing w:after="0"/>
        <w:rPr>
          <w:rFonts w:cstheme="minorHAnsi"/>
          <w:sz w:val="24"/>
          <w:szCs w:val="24"/>
        </w:rPr>
      </w:pPr>
      <w:r w:rsidRPr="00814388">
        <w:rPr>
          <w:rFonts w:cstheme="minorHAnsi"/>
          <w:b/>
          <w:bCs/>
          <w:sz w:val="24"/>
          <w:szCs w:val="24"/>
        </w:rPr>
        <w:t xml:space="preserve">Local da Evolução – </w:t>
      </w:r>
      <w:r w:rsidRPr="00814388">
        <w:rPr>
          <w:rFonts w:cstheme="minorHAnsi"/>
          <w:sz w:val="24"/>
          <w:szCs w:val="24"/>
        </w:rPr>
        <w:t xml:space="preserve">4, </w:t>
      </w:r>
      <w:r w:rsidRPr="00814388">
        <w:rPr>
          <w:rFonts w:cstheme="minorHAnsi"/>
          <w:b/>
          <w:bCs/>
          <w:sz w:val="24"/>
          <w:szCs w:val="24"/>
        </w:rPr>
        <w:t xml:space="preserve">Situação – </w:t>
      </w:r>
      <w:r w:rsidRPr="00814388">
        <w:rPr>
          <w:rFonts w:cstheme="minorHAnsi"/>
          <w:sz w:val="24"/>
          <w:szCs w:val="24"/>
        </w:rPr>
        <w:t xml:space="preserve">22 e </w:t>
      </w:r>
      <w:r w:rsidRPr="00814388">
        <w:rPr>
          <w:rFonts w:cstheme="minorHAnsi"/>
          <w:b/>
          <w:bCs/>
          <w:sz w:val="24"/>
          <w:szCs w:val="24"/>
        </w:rPr>
        <w:t xml:space="preserve">Julgamento – </w:t>
      </w:r>
      <w:r w:rsidRPr="00814388">
        <w:rPr>
          <w:rFonts w:cstheme="minorHAnsi"/>
          <w:sz w:val="24"/>
          <w:szCs w:val="24"/>
        </w:rPr>
        <w:t xml:space="preserve">7  </w:t>
      </w:r>
    </w:p>
    <w:p w14:paraId="6F409320" w14:textId="77777777" w:rsidR="0028201A" w:rsidRPr="00814388" w:rsidRDefault="0028201A" w:rsidP="0028201A">
      <w:pPr>
        <w:spacing w:after="0" w:line="240" w:lineRule="auto"/>
        <w:jc w:val="left"/>
        <w:rPr>
          <w:rFonts w:cstheme="minorHAnsi"/>
          <w:b/>
          <w:sz w:val="24"/>
          <w:szCs w:val="24"/>
        </w:rPr>
      </w:pPr>
    </w:p>
    <w:p w14:paraId="1B592E56" w14:textId="77777777" w:rsidR="0028201A" w:rsidRPr="00814388" w:rsidRDefault="0028201A" w:rsidP="0028201A">
      <w:pPr>
        <w:spacing w:after="0" w:line="240" w:lineRule="auto"/>
        <w:jc w:val="left"/>
        <w:rPr>
          <w:rFonts w:eastAsia="Times New Roman" w:cstheme="minorHAnsi"/>
          <w:bCs/>
          <w:sz w:val="24"/>
          <w:szCs w:val="24"/>
          <w:lang w:eastAsia="pt-BR"/>
        </w:rPr>
      </w:pPr>
      <w:r w:rsidRPr="00814388">
        <w:rPr>
          <w:rFonts w:cstheme="minorHAnsi"/>
          <w:b/>
          <w:sz w:val="24"/>
          <w:szCs w:val="24"/>
        </w:rPr>
        <w:t>Resposta padrão</w:t>
      </w:r>
      <w:r w:rsidRPr="00814388">
        <w:rPr>
          <w:rFonts w:cstheme="minorHAnsi"/>
          <w:b/>
          <w:sz w:val="24"/>
          <w:szCs w:val="24"/>
        </w:rPr>
        <w:br/>
      </w:r>
      <w:r w:rsidRPr="00814388">
        <w:rPr>
          <w:rFonts w:eastAsia="Times New Roman" w:cstheme="minorHAnsi"/>
          <w:bCs/>
          <w:sz w:val="24"/>
          <w:szCs w:val="24"/>
          <w:lang w:eastAsia="pt-BR"/>
        </w:rPr>
        <w:t>Bom dia/ Boa tarde,</w:t>
      </w:r>
    </w:p>
    <w:p w14:paraId="47534886" w14:textId="77777777" w:rsidR="0028201A" w:rsidRPr="00814388" w:rsidRDefault="0028201A" w:rsidP="0028201A">
      <w:pPr>
        <w:spacing w:after="0" w:line="240" w:lineRule="auto"/>
        <w:rPr>
          <w:rFonts w:eastAsia="Times New Roman" w:cstheme="minorHAnsi"/>
          <w:bCs/>
          <w:sz w:val="24"/>
          <w:szCs w:val="24"/>
          <w:lang w:eastAsia="pt-BR"/>
        </w:rPr>
      </w:pPr>
      <w:r w:rsidRPr="00814388">
        <w:rPr>
          <w:rFonts w:eastAsia="Times New Roman" w:cstheme="minorHAnsi"/>
          <w:bCs/>
          <w:sz w:val="24"/>
          <w:szCs w:val="24"/>
          <w:lang w:eastAsia="pt-BR"/>
        </w:rPr>
        <w:t>Cadastrado conforme solicitado.</w:t>
      </w:r>
    </w:p>
    <w:p w14:paraId="611207C2" w14:textId="77777777" w:rsidR="0028201A" w:rsidRPr="00814388" w:rsidRDefault="0028201A" w:rsidP="0028201A">
      <w:pPr>
        <w:spacing w:after="0" w:line="240" w:lineRule="auto"/>
        <w:rPr>
          <w:rFonts w:eastAsia="Times New Roman" w:cstheme="minorHAnsi"/>
          <w:bCs/>
          <w:sz w:val="24"/>
          <w:szCs w:val="24"/>
          <w:lang w:eastAsia="pt-BR"/>
        </w:rPr>
      </w:pPr>
      <w:r w:rsidRPr="00814388">
        <w:rPr>
          <w:rFonts w:eastAsia="Times New Roman" w:cstheme="minorHAnsi"/>
          <w:bCs/>
          <w:sz w:val="24"/>
          <w:szCs w:val="24"/>
          <w:lang w:eastAsia="pt-BR"/>
        </w:rPr>
        <w:t>A partir de agora, utilizando o CPF do representante legal, conseguirá fazer o cadastro da senha no Portal do “CRF-PR em Casa”.</w:t>
      </w:r>
    </w:p>
    <w:p w14:paraId="0BC07778" w14:textId="77777777" w:rsidR="0028201A" w:rsidRPr="00814388" w:rsidRDefault="0028201A" w:rsidP="0028201A">
      <w:pPr>
        <w:spacing w:after="0" w:line="240" w:lineRule="auto"/>
        <w:rPr>
          <w:rFonts w:eastAsia="Times New Roman" w:cstheme="minorHAnsi"/>
          <w:bCs/>
          <w:sz w:val="24"/>
          <w:szCs w:val="24"/>
          <w:lang w:eastAsia="pt-BR"/>
        </w:rPr>
      </w:pPr>
      <w:r w:rsidRPr="00814388">
        <w:rPr>
          <w:rFonts w:eastAsia="Times New Roman" w:cstheme="minorHAnsi"/>
          <w:bCs/>
          <w:sz w:val="24"/>
          <w:szCs w:val="24"/>
          <w:lang w:eastAsia="pt-BR"/>
        </w:rPr>
        <w:t>Segue link:</w:t>
      </w:r>
    </w:p>
    <w:p w14:paraId="71B3EFD6" w14:textId="77777777" w:rsidR="0028201A" w:rsidRPr="00814388" w:rsidRDefault="0028201A" w:rsidP="0028201A">
      <w:pPr>
        <w:spacing w:after="0" w:line="240" w:lineRule="auto"/>
        <w:rPr>
          <w:rFonts w:eastAsia="Times New Roman" w:cstheme="minorHAnsi"/>
          <w:bCs/>
          <w:color w:val="002060"/>
          <w:sz w:val="24"/>
          <w:szCs w:val="24"/>
          <w:lang w:eastAsia="pt-BR"/>
        </w:rPr>
      </w:pPr>
      <w:hyperlink r:id="rId20" w:history="1">
        <w:r w:rsidRPr="00814388">
          <w:rPr>
            <w:rFonts w:eastAsia="Times New Roman" w:cstheme="minorHAnsi"/>
            <w:bCs/>
            <w:color w:val="002060"/>
            <w:sz w:val="24"/>
            <w:szCs w:val="24"/>
            <w:u w:val="single"/>
            <w:lang w:eastAsia="pt-BR"/>
          </w:rPr>
          <w:t>https://crfemcasa.crf-pr.org.br/crf-em-casa/usuario/cadastrar_senha.jsf</w:t>
        </w:r>
      </w:hyperlink>
    </w:p>
    <w:p w14:paraId="29A4133A" w14:textId="77777777" w:rsidR="003E3421" w:rsidRPr="00814388" w:rsidRDefault="00385370" w:rsidP="003E3421">
      <w:pPr>
        <w:tabs>
          <w:tab w:val="left" w:pos="2614"/>
        </w:tabs>
        <w:spacing w:line="240" w:lineRule="atLeast"/>
        <w:rPr>
          <w:rFonts w:cstheme="minorHAnsi"/>
          <w:color w:val="4472C4" w:themeColor="accent5"/>
          <w:sz w:val="24"/>
          <w:szCs w:val="24"/>
          <w:u w:val="single"/>
        </w:rPr>
      </w:pPr>
      <w:r w:rsidRPr="00814388">
        <w:rPr>
          <w:rFonts w:eastAsia="Times New Roman" w:cstheme="minorHAnsi"/>
          <w:bCs/>
          <w:sz w:val="24"/>
          <w:szCs w:val="24"/>
          <w:lang w:eastAsia="pt-BR"/>
        </w:rPr>
        <w:br/>
      </w:r>
      <w:bookmarkEnd w:id="5"/>
      <w:r w:rsidR="003E3421" w:rsidRPr="00814388">
        <w:rPr>
          <w:rFonts w:cstheme="minorHAnsi"/>
          <w:color w:val="000000"/>
          <w:sz w:val="24"/>
          <w:szCs w:val="24"/>
        </w:rPr>
        <w:t>Informações e formulários:</w:t>
      </w:r>
      <w:r w:rsidR="003E3421" w:rsidRPr="00814388">
        <w:rPr>
          <w:rFonts w:cstheme="minorHAnsi"/>
          <w:color w:val="000000"/>
          <w:sz w:val="24"/>
          <w:szCs w:val="24"/>
        </w:rPr>
        <w:tab/>
      </w:r>
      <w:r w:rsidR="003E3421" w:rsidRPr="00814388">
        <w:rPr>
          <w:rFonts w:cstheme="minorHAnsi"/>
          <w:color w:val="000000"/>
          <w:sz w:val="24"/>
          <w:szCs w:val="24"/>
        </w:rPr>
        <w:br/>
      </w:r>
      <w:r w:rsidR="003E3421" w:rsidRPr="00814388">
        <w:rPr>
          <w:rFonts w:cstheme="minorHAnsi"/>
          <w:color w:val="4472C4" w:themeColor="accent5"/>
          <w:sz w:val="24"/>
          <w:szCs w:val="24"/>
          <w:u w:val="single"/>
        </w:rPr>
        <w:t>https://www.crf-pr.org.br/servico/view/38/ingresso-de-responsabilidade-tecnica</w:t>
      </w:r>
    </w:p>
    <w:p w14:paraId="605BDD6F" w14:textId="1682554A" w:rsidR="0028201A" w:rsidRPr="00814388" w:rsidRDefault="0028201A" w:rsidP="003E3421">
      <w:pPr>
        <w:spacing w:after="0" w:line="238" w:lineRule="atLeast"/>
        <w:jc w:val="left"/>
        <w:rPr>
          <w:rFonts w:cstheme="minorHAnsi"/>
          <w:b/>
          <w:bCs/>
          <w:sz w:val="24"/>
          <w:szCs w:val="24"/>
        </w:rPr>
      </w:pPr>
    </w:p>
    <w:p w14:paraId="3F4AD6B2" w14:textId="77777777" w:rsidR="0028201A" w:rsidRPr="00814388" w:rsidRDefault="0028201A" w:rsidP="0028201A">
      <w:pPr>
        <w:spacing w:after="0"/>
        <w:rPr>
          <w:rFonts w:cstheme="minorHAnsi"/>
          <w:b/>
          <w:bCs/>
          <w:sz w:val="24"/>
          <w:szCs w:val="24"/>
        </w:rPr>
      </w:pPr>
    </w:p>
    <w:p w14:paraId="351B4FAB" w14:textId="77777777" w:rsidR="0028201A" w:rsidRPr="00814388" w:rsidRDefault="0028201A" w:rsidP="0028201A">
      <w:pPr>
        <w:rPr>
          <w:rFonts w:cstheme="minorHAnsi"/>
          <w:b/>
          <w:bCs/>
          <w:sz w:val="24"/>
          <w:szCs w:val="24"/>
        </w:rPr>
      </w:pPr>
      <w:r w:rsidRPr="00814388">
        <w:rPr>
          <w:rFonts w:cstheme="minorHAnsi"/>
          <w:b/>
          <w:bCs/>
          <w:sz w:val="24"/>
          <w:szCs w:val="24"/>
        </w:rPr>
        <w:br w:type="page"/>
      </w:r>
    </w:p>
    <w:p w14:paraId="73CC2743" w14:textId="77777777" w:rsidR="0028201A" w:rsidRPr="00814388" w:rsidRDefault="0028201A" w:rsidP="0028201A">
      <w:pPr>
        <w:spacing w:after="0"/>
        <w:rPr>
          <w:rFonts w:cstheme="minorHAnsi"/>
          <w:b/>
          <w:bCs/>
          <w:sz w:val="24"/>
          <w:szCs w:val="24"/>
        </w:rPr>
      </w:pPr>
      <w:r w:rsidRPr="00814388">
        <w:rPr>
          <w:rFonts w:cstheme="minorHAnsi"/>
          <w:b/>
          <w:bCs/>
          <w:sz w:val="24"/>
          <w:szCs w:val="24"/>
        </w:rPr>
        <w:lastRenderedPageBreak/>
        <w:t>INGRESSO DE RESPONSÁVEL TÉCNICO, ASSISTENTE TÉCNICO E/OU SUBSTITUTO</w:t>
      </w:r>
    </w:p>
    <w:p w14:paraId="7A0B34DD" w14:textId="77777777" w:rsidR="0028201A" w:rsidRPr="00814388" w:rsidRDefault="0028201A" w:rsidP="0028201A">
      <w:pPr>
        <w:spacing w:after="0"/>
        <w:rPr>
          <w:rFonts w:cstheme="minorHAnsi"/>
          <w:i/>
          <w:iCs/>
          <w:color w:val="1E1E1E"/>
          <w:sz w:val="24"/>
          <w:szCs w:val="24"/>
          <w:shd w:val="clear" w:color="auto" w:fill="FFFFFF"/>
        </w:rPr>
      </w:pPr>
      <w:r w:rsidRPr="00814388">
        <w:rPr>
          <w:rFonts w:cstheme="minorHAnsi"/>
          <w:color w:val="1E1E1E"/>
          <w:sz w:val="24"/>
          <w:szCs w:val="24"/>
          <w:shd w:val="clear" w:color="auto" w:fill="FFFFFF"/>
        </w:rPr>
        <w:t>Procedimento obrigatório efetuado pelo representante legal do estabelecimento ou empresa, necessário para regularização de um estabelecimento já registrado no CRF-PR, que no momento necessita regularizar ou complementar a assistência farmacêutica necessária à natureza de seu estabelecimento</w:t>
      </w:r>
      <w:r w:rsidRPr="00814388">
        <w:rPr>
          <w:rFonts w:cstheme="minorHAnsi"/>
          <w:i/>
          <w:iCs/>
          <w:color w:val="1E1E1E"/>
          <w:sz w:val="24"/>
          <w:szCs w:val="24"/>
          <w:shd w:val="clear" w:color="auto" w:fill="FFFFFF"/>
        </w:rPr>
        <w:t>.</w:t>
      </w:r>
    </w:p>
    <w:p w14:paraId="1AF8087C" w14:textId="77777777" w:rsidR="0028201A" w:rsidRPr="00814388" w:rsidRDefault="0028201A" w:rsidP="0028201A">
      <w:pPr>
        <w:spacing w:after="0"/>
        <w:rPr>
          <w:rFonts w:cstheme="minorHAnsi"/>
          <w:b/>
          <w:sz w:val="24"/>
          <w:szCs w:val="24"/>
        </w:rPr>
      </w:pPr>
    </w:p>
    <w:p w14:paraId="386A3CD0" w14:textId="54A44558" w:rsidR="0028201A" w:rsidRPr="007478B9" w:rsidRDefault="0028201A" w:rsidP="007478B9">
      <w:pPr>
        <w:pStyle w:val="PargrafodaLista"/>
        <w:numPr>
          <w:ilvl w:val="0"/>
          <w:numId w:val="23"/>
        </w:numPr>
        <w:spacing w:after="0"/>
        <w:rPr>
          <w:rFonts w:cstheme="minorHAnsi"/>
          <w:b/>
          <w:bCs/>
          <w:sz w:val="24"/>
          <w:szCs w:val="24"/>
        </w:rPr>
      </w:pPr>
      <w:r w:rsidRPr="007478B9">
        <w:rPr>
          <w:rFonts w:cstheme="minorHAnsi"/>
          <w:b/>
          <w:bCs/>
          <w:sz w:val="24"/>
          <w:szCs w:val="24"/>
        </w:rPr>
        <w:t>Requerimentos:</w:t>
      </w:r>
    </w:p>
    <w:p w14:paraId="39FA5BE5" w14:textId="77777777" w:rsidR="007478B9" w:rsidRPr="007478B9" w:rsidRDefault="007478B9" w:rsidP="00ED03F4">
      <w:pPr>
        <w:pStyle w:val="PargrafodaLista"/>
        <w:spacing w:after="0"/>
        <w:rPr>
          <w:rFonts w:cstheme="minorHAnsi"/>
          <w:b/>
          <w:bCs/>
          <w:sz w:val="24"/>
          <w:szCs w:val="24"/>
        </w:rPr>
      </w:pPr>
    </w:p>
    <w:p w14:paraId="5EABC124" w14:textId="46D21011" w:rsidR="0028201A" w:rsidRPr="00814388" w:rsidRDefault="0028201A" w:rsidP="0028201A">
      <w:pPr>
        <w:spacing w:after="0"/>
        <w:rPr>
          <w:rFonts w:cstheme="minorHAnsi"/>
          <w:b/>
          <w:sz w:val="24"/>
          <w:szCs w:val="24"/>
        </w:rPr>
      </w:pPr>
      <w:r w:rsidRPr="00814388">
        <w:rPr>
          <w:rFonts w:cstheme="minorHAnsi"/>
          <w:b/>
          <w:sz w:val="24"/>
          <w:szCs w:val="24"/>
        </w:rPr>
        <w:t xml:space="preserve">1.1 </w:t>
      </w:r>
      <w:r w:rsidRPr="00814388">
        <w:rPr>
          <w:rFonts w:cstheme="minorHAnsi"/>
          <w:bCs/>
          <w:sz w:val="24"/>
          <w:szCs w:val="24"/>
        </w:rPr>
        <w:t>Formulário requerimento empresa preenchido e assinado pelo diretor técnico, também estará assinado eletronicamente por CPF e senha pessoal do representante legal</w:t>
      </w:r>
      <w:r w:rsidR="00ED44F5">
        <w:rPr>
          <w:rFonts w:cstheme="minorHAnsi"/>
          <w:bCs/>
          <w:sz w:val="24"/>
          <w:szCs w:val="24"/>
        </w:rPr>
        <w:t>, formulários precisam ter no máximo 30 dias da data do protocolo</w:t>
      </w:r>
      <w:r w:rsidRPr="00814388">
        <w:rPr>
          <w:rFonts w:cstheme="minorHAnsi"/>
          <w:bCs/>
          <w:sz w:val="24"/>
          <w:szCs w:val="24"/>
        </w:rPr>
        <w:t>;</w:t>
      </w:r>
    </w:p>
    <w:p w14:paraId="7E1D6A26" w14:textId="77777777" w:rsidR="0028201A" w:rsidRPr="00814388" w:rsidRDefault="0028201A" w:rsidP="0028201A">
      <w:pPr>
        <w:spacing w:after="0"/>
        <w:rPr>
          <w:rFonts w:cstheme="minorHAnsi"/>
          <w:bCs/>
          <w:sz w:val="24"/>
          <w:szCs w:val="24"/>
        </w:rPr>
      </w:pPr>
      <w:r w:rsidRPr="00814388">
        <w:rPr>
          <w:rFonts w:cstheme="minorHAnsi"/>
          <w:b/>
          <w:sz w:val="24"/>
          <w:szCs w:val="24"/>
        </w:rPr>
        <w:t xml:space="preserve">1.2 </w:t>
      </w:r>
      <w:r w:rsidRPr="00814388">
        <w:rPr>
          <w:rFonts w:cstheme="minorHAnsi"/>
          <w:bCs/>
          <w:sz w:val="24"/>
          <w:szCs w:val="24"/>
        </w:rPr>
        <w:t>Formulário Termo de Compromisso preenchido e assinado pelo profissional requerente e pelo diretor técnico.</w:t>
      </w:r>
    </w:p>
    <w:p w14:paraId="33EBEED1" w14:textId="7D35A73B" w:rsidR="00EB21A6" w:rsidRPr="00814388" w:rsidRDefault="0028201A" w:rsidP="0028201A">
      <w:pPr>
        <w:spacing w:after="0"/>
        <w:rPr>
          <w:rFonts w:cstheme="minorHAnsi"/>
          <w:bCs/>
          <w:sz w:val="24"/>
          <w:szCs w:val="24"/>
        </w:rPr>
      </w:pPr>
      <w:r w:rsidRPr="00814388">
        <w:rPr>
          <w:rFonts w:cstheme="minorHAnsi"/>
          <w:b/>
          <w:sz w:val="24"/>
          <w:szCs w:val="24"/>
        </w:rPr>
        <w:t xml:space="preserve">1.3 </w:t>
      </w:r>
      <w:r w:rsidRPr="00814388">
        <w:rPr>
          <w:rFonts w:cstheme="minorHAnsi"/>
          <w:bCs/>
          <w:sz w:val="24"/>
          <w:szCs w:val="24"/>
        </w:rPr>
        <w:t>Documento de identificação dos profissionais que assinam os formulários para conferência das assinaturas.</w:t>
      </w:r>
    </w:p>
    <w:p w14:paraId="6811BFA7" w14:textId="77777777" w:rsidR="00EB21A6" w:rsidRPr="00814388" w:rsidRDefault="0028201A" w:rsidP="00EB21A6">
      <w:pPr>
        <w:pStyle w:val="NormalWeb"/>
        <w:spacing w:before="0" w:beforeAutospacing="0" w:after="0" w:afterAutospacing="0"/>
        <w:rPr>
          <w:rFonts w:cstheme="minorHAnsi"/>
          <w:bCs/>
        </w:rPr>
      </w:pPr>
      <w:r w:rsidRPr="00814388">
        <w:rPr>
          <w:rFonts w:cstheme="minorHAnsi"/>
          <w:b/>
        </w:rPr>
        <w:t>1.4</w:t>
      </w:r>
      <w:r w:rsidRPr="00814388">
        <w:rPr>
          <w:rFonts w:cstheme="minorHAnsi"/>
          <w:bCs/>
        </w:rPr>
        <w:t xml:space="preserve"> Procurações, quando os formulários forem assinados por outros, diferentes aos descritos nos formulários.</w:t>
      </w:r>
    </w:p>
    <w:p w14:paraId="41388CB1" w14:textId="77777777" w:rsidR="007478B9" w:rsidRDefault="007478B9" w:rsidP="00EB21A6">
      <w:pPr>
        <w:pStyle w:val="NormalWeb"/>
        <w:spacing w:before="0" w:beforeAutospacing="0" w:after="0" w:afterAutospacing="0"/>
        <w:rPr>
          <w:rFonts w:eastAsia="Times New Roman" w:cstheme="minorHAnsi"/>
          <w:b/>
          <w:bCs/>
          <w:snapToGrid/>
          <w:color w:val="000000"/>
          <w:lang w:eastAsia="pt-BR"/>
        </w:rPr>
      </w:pPr>
    </w:p>
    <w:p w14:paraId="1ABFC65C" w14:textId="615CD3DC" w:rsidR="007478B9" w:rsidRDefault="009B2FE4" w:rsidP="00EB21A6">
      <w:pPr>
        <w:pStyle w:val="NormalWeb"/>
        <w:spacing w:before="0" w:beforeAutospacing="0" w:after="0" w:afterAutospacing="0"/>
        <w:rPr>
          <w:rFonts w:eastAsia="Times New Roman" w:cstheme="minorHAnsi"/>
          <w:snapToGrid/>
          <w:color w:val="000000"/>
          <w:lang w:eastAsia="pt-BR"/>
        </w:rPr>
      </w:pPr>
      <w:r w:rsidRPr="00814388">
        <w:rPr>
          <w:rFonts w:eastAsia="Times New Roman" w:cstheme="minorHAnsi"/>
          <w:b/>
          <w:bCs/>
          <w:snapToGrid/>
          <w:color w:val="000000"/>
          <w:lang w:eastAsia="pt-BR"/>
        </w:rPr>
        <w:t>IMPORTANTE</w:t>
      </w:r>
      <w:r w:rsidRPr="00814388">
        <w:rPr>
          <w:rFonts w:eastAsia="Times New Roman" w:cstheme="minorHAnsi"/>
          <w:snapToGrid/>
          <w:color w:val="000000"/>
          <w:lang w:eastAsia="pt-BR"/>
        </w:rPr>
        <w:t xml:space="preserve">: </w:t>
      </w:r>
    </w:p>
    <w:p w14:paraId="353585DA" w14:textId="77777777" w:rsidR="007478B9" w:rsidRDefault="007478B9" w:rsidP="00EB21A6">
      <w:pPr>
        <w:pStyle w:val="NormalWeb"/>
        <w:spacing w:before="0" w:beforeAutospacing="0" w:after="0" w:afterAutospacing="0"/>
        <w:rPr>
          <w:rFonts w:eastAsia="Times New Roman" w:cstheme="minorHAnsi"/>
          <w:snapToGrid/>
          <w:color w:val="000000"/>
          <w:lang w:eastAsia="pt-BR"/>
        </w:rPr>
      </w:pPr>
    </w:p>
    <w:p w14:paraId="72FCAB88" w14:textId="4A29808D" w:rsidR="00EB21A6" w:rsidRPr="00814388" w:rsidRDefault="009B2FE4" w:rsidP="00EB21A6">
      <w:pPr>
        <w:pStyle w:val="NormalWeb"/>
        <w:spacing w:before="0" w:beforeAutospacing="0" w:after="0" w:afterAutospacing="0"/>
        <w:rPr>
          <w:rFonts w:eastAsia="Times New Roman" w:cstheme="minorHAnsi"/>
          <w:snapToGrid/>
          <w:lang w:eastAsia="pt-BR"/>
        </w:rPr>
      </w:pPr>
      <w:r w:rsidRPr="00814388">
        <w:rPr>
          <w:rFonts w:eastAsia="Times New Roman" w:cstheme="minorHAnsi"/>
          <w:snapToGrid/>
          <w:color w:val="000000"/>
          <w:lang w:eastAsia="pt-BR"/>
        </w:rPr>
        <w:t>A</w:t>
      </w:r>
      <w:r w:rsidR="00EB21A6" w:rsidRPr="00814388">
        <w:rPr>
          <w:rFonts w:eastAsia="Times New Roman" w:cstheme="minorHAnsi"/>
          <w:snapToGrid/>
          <w:color w:val="000000"/>
          <w:lang w:eastAsia="pt-BR"/>
        </w:rPr>
        <w:t>ssinaturas eletrônicas sem certificação não são aceitas, incluindo assinaturas digitais, "coladas" ou "desenhadas" no documento digital.</w:t>
      </w:r>
    </w:p>
    <w:p w14:paraId="624D6F39" w14:textId="01E14CDB" w:rsidR="00EB21A6" w:rsidRPr="00814388" w:rsidRDefault="009B2FE4" w:rsidP="00EB21A6">
      <w:pPr>
        <w:spacing w:after="0" w:line="240" w:lineRule="auto"/>
        <w:jc w:val="left"/>
        <w:rPr>
          <w:rFonts w:eastAsia="Times New Roman" w:cstheme="minorHAnsi"/>
          <w:sz w:val="24"/>
          <w:szCs w:val="24"/>
          <w:lang w:eastAsia="pt-BR"/>
        </w:rPr>
      </w:pPr>
      <w:r w:rsidRPr="00814388">
        <w:rPr>
          <w:rFonts w:eastAsia="Times New Roman" w:cstheme="minorHAnsi"/>
          <w:color w:val="000000"/>
          <w:sz w:val="24"/>
          <w:szCs w:val="24"/>
          <w:lang w:eastAsia="pt-BR"/>
        </w:rPr>
        <w:t>Deverão ser apresentadas:</w:t>
      </w:r>
    </w:p>
    <w:p w14:paraId="4D389C98" w14:textId="0FE0EC09" w:rsidR="00EB21A6" w:rsidRPr="00814388" w:rsidRDefault="00EB21A6" w:rsidP="00EB21A6">
      <w:pPr>
        <w:spacing w:after="0" w:line="240" w:lineRule="auto"/>
        <w:jc w:val="left"/>
        <w:rPr>
          <w:rFonts w:eastAsia="Times New Roman" w:cstheme="minorHAnsi"/>
          <w:sz w:val="24"/>
          <w:szCs w:val="24"/>
          <w:lang w:eastAsia="pt-BR"/>
        </w:rPr>
      </w:pPr>
      <w:r w:rsidRPr="00814388">
        <w:rPr>
          <w:rFonts w:eastAsia="Times New Roman" w:cstheme="minorHAnsi"/>
          <w:color w:val="000000"/>
          <w:sz w:val="24"/>
          <w:szCs w:val="24"/>
          <w:lang w:eastAsia="pt-BR"/>
        </w:rPr>
        <w:t xml:space="preserve">- Assinaturas eletrônicas acompanhadas de certificação digital emitidos pelo GOV.BR ou </w:t>
      </w:r>
      <w:proofErr w:type="spellStart"/>
      <w:r w:rsidRPr="00814388">
        <w:rPr>
          <w:rFonts w:eastAsia="Times New Roman" w:cstheme="minorHAnsi"/>
          <w:color w:val="000000"/>
          <w:sz w:val="24"/>
          <w:szCs w:val="24"/>
          <w:lang w:eastAsia="pt-BR"/>
        </w:rPr>
        <w:t>ICPBrasil</w:t>
      </w:r>
      <w:proofErr w:type="spellEnd"/>
      <w:r w:rsidR="009B2FE4" w:rsidRPr="00814388">
        <w:rPr>
          <w:rFonts w:eastAsia="Times New Roman" w:cstheme="minorHAnsi"/>
          <w:color w:val="000000"/>
          <w:sz w:val="24"/>
          <w:szCs w:val="24"/>
          <w:lang w:eastAsia="pt-BR"/>
        </w:rPr>
        <w:t>, ou</w:t>
      </w:r>
    </w:p>
    <w:p w14:paraId="0FDC5980" w14:textId="77777777" w:rsidR="00EB21A6" w:rsidRPr="00814388" w:rsidRDefault="00EB21A6" w:rsidP="00EB21A6">
      <w:pPr>
        <w:spacing w:after="0" w:line="240" w:lineRule="auto"/>
        <w:jc w:val="left"/>
        <w:rPr>
          <w:rFonts w:eastAsia="Times New Roman" w:cstheme="minorHAnsi"/>
          <w:sz w:val="24"/>
          <w:szCs w:val="24"/>
          <w:lang w:eastAsia="pt-BR"/>
        </w:rPr>
      </w:pPr>
      <w:r w:rsidRPr="00814388">
        <w:rPr>
          <w:rFonts w:eastAsia="Times New Roman" w:cstheme="minorHAnsi"/>
          <w:color w:val="000000"/>
          <w:sz w:val="24"/>
          <w:szCs w:val="24"/>
          <w:lang w:eastAsia="pt-BR"/>
        </w:rPr>
        <w:t>- Assinaturas de próprio punho acompanhadas do documento de identidade do signatário.</w:t>
      </w:r>
    </w:p>
    <w:p w14:paraId="0B55CE9D" w14:textId="136234A8" w:rsidR="0028201A" w:rsidRPr="00814388" w:rsidRDefault="0028201A" w:rsidP="0028201A">
      <w:pPr>
        <w:spacing w:after="0"/>
        <w:rPr>
          <w:rFonts w:cstheme="minorHAnsi"/>
          <w:bCs/>
          <w:sz w:val="24"/>
          <w:szCs w:val="24"/>
        </w:rPr>
      </w:pPr>
    </w:p>
    <w:p w14:paraId="4C87BEA9" w14:textId="77777777" w:rsidR="0028201A" w:rsidRPr="00814388" w:rsidRDefault="0028201A" w:rsidP="0028201A">
      <w:pPr>
        <w:spacing w:after="0"/>
        <w:rPr>
          <w:rFonts w:cstheme="minorHAnsi"/>
          <w:b/>
          <w:sz w:val="24"/>
          <w:szCs w:val="24"/>
        </w:rPr>
      </w:pPr>
      <w:r w:rsidRPr="00814388">
        <w:rPr>
          <w:rFonts w:cstheme="minorHAnsi"/>
          <w:b/>
          <w:sz w:val="24"/>
          <w:szCs w:val="24"/>
        </w:rPr>
        <w:t>2. Documentos necessários:</w:t>
      </w:r>
    </w:p>
    <w:p w14:paraId="0EAA49DD" w14:textId="77777777" w:rsidR="0028201A" w:rsidRPr="00814388" w:rsidRDefault="0028201A" w:rsidP="00FC02BB">
      <w:pPr>
        <w:rPr>
          <w:rFonts w:cstheme="minorHAnsi"/>
          <w:sz w:val="24"/>
          <w:szCs w:val="24"/>
        </w:rPr>
      </w:pPr>
      <w:r w:rsidRPr="00814388">
        <w:rPr>
          <w:rFonts w:cstheme="minorHAnsi"/>
          <w:b/>
          <w:bCs/>
          <w:sz w:val="24"/>
          <w:szCs w:val="24"/>
        </w:rPr>
        <w:t>2.1</w:t>
      </w:r>
      <w:r w:rsidRPr="00814388">
        <w:rPr>
          <w:rFonts w:cstheme="minorHAnsi"/>
          <w:sz w:val="24"/>
          <w:szCs w:val="24"/>
        </w:rPr>
        <w:t xml:space="preserve"> </w:t>
      </w:r>
      <w:r w:rsidRPr="00814388">
        <w:rPr>
          <w:rFonts w:cstheme="minorHAnsi"/>
          <w:b/>
          <w:bCs/>
          <w:sz w:val="24"/>
          <w:szCs w:val="24"/>
        </w:rPr>
        <w:t>Vínculo Empregatício</w:t>
      </w:r>
    </w:p>
    <w:p w14:paraId="35E06F6A" w14:textId="77777777" w:rsidR="0028201A" w:rsidRPr="00814388" w:rsidRDefault="0028201A" w:rsidP="0028201A">
      <w:pPr>
        <w:spacing w:after="0"/>
        <w:rPr>
          <w:rFonts w:cstheme="minorHAnsi"/>
          <w:sz w:val="24"/>
          <w:szCs w:val="24"/>
        </w:rPr>
      </w:pPr>
      <w:r w:rsidRPr="00814388">
        <w:rPr>
          <w:rFonts w:cstheme="minorHAnsi"/>
          <w:b/>
          <w:bCs/>
          <w:sz w:val="24"/>
          <w:szCs w:val="24"/>
        </w:rPr>
        <w:t>2.1.1</w:t>
      </w:r>
      <w:r w:rsidRPr="00814388">
        <w:rPr>
          <w:rFonts w:cstheme="minorHAnsi"/>
          <w:sz w:val="24"/>
          <w:szCs w:val="24"/>
        </w:rPr>
        <w:t xml:space="preserve"> </w:t>
      </w:r>
      <w:r w:rsidRPr="00814388">
        <w:rPr>
          <w:rFonts w:cstheme="minorHAnsi"/>
          <w:sz w:val="24"/>
          <w:szCs w:val="24"/>
          <w:u w:val="single"/>
        </w:rPr>
        <w:t>CTPS:</w:t>
      </w:r>
    </w:p>
    <w:p w14:paraId="7E1EFDF6" w14:textId="77777777" w:rsidR="0028201A" w:rsidRPr="00814388" w:rsidRDefault="0028201A" w:rsidP="0028201A">
      <w:pPr>
        <w:spacing w:after="0"/>
        <w:rPr>
          <w:rFonts w:cstheme="minorHAnsi"/>
          <w:color w:val="222222"/>
          <w:sz w:val="24"/>
          <w:szCs w:val="24"/>
          <w:shd w:val="clear" w:color="auto" w:fill="FFFFFF"/>
        </w:rPr>
      </w:pPr>
      <w:r w:rsidRPr="00814388">
        <w:rPr>
          <w:rFonts w:cstheme="minorHAnsi"/>
          <w:b/>
          <w:bCs/>
          <w:sz w:val="24"/>
          <w:szCs w:val="24"/>
        </w:rPr>
        <w:t xml:space="preserve">A. </w:t>
      </w:r>
      <w:r w:rsidRPr="00814388">
        <w:rPr>
          <w:rFonts w:cstheme="minorHAnsi"/>
          <w:color w:val="222222"/>
          <w:sz w:val="24"/>
          <w:szCs w:val="24"/>
          <w:shd w:val="clear" w:color="auto" w:fill="FFFFFF"/>
        </w:rPr>
        <w:t xml:space="preserve">CTPS física - página da foto, página do registro civil (verso da página da foto) e contrato </w:t>
      </w:r>
      <w:r w:rsidRPr="00814388">
        <w:rPr>
          <w:rFonts w:cstheme="minorHAnsi"/>
          <w:color w:val="1E1E1E"/>
          <w:sz w:val="24"/>
          <w:szCs w:val="24"/>
          <w:shd w:val="clear" w:color="auto" w:fill="FFFFFF"/>
        </w:rPr>
        <w:t>preenchida e assinada pelo contratante</w:t>
      </w:r>
      <w:r w:rsidRPr="00814388">
        <w:rPr>
          <w:rFonts w:cstheme="minorHAnsi"/>
          <w:color w:val="222222"/>
          <w:sz w:val="24"/>
          <w:szCs w:val="24"/>
          <w:shd w:val="clear" w:color="auto" w:fill="FFFFFF"/>
        </w:rPr>
        <w:t xml:space="preserve"> + página de anotação da transferência, quando houver;</w:t>
      </w:r>
    </w:p>
    <w:p w14:paraId="0601B903" w14:textId="77777777" w:rsidR="0028201A" w:rsidRPr="00814388" w:rsidRDefault="0028201A" w:rsidP="0028201A">
      <w:pPr>
        <w:spacing w:after="0"/>
        <w:rPr>
          <w:rFonts w:cstheme="minorHAnsi"/>
          <w:color w:val="222222"/>
          <w:sz w:val="24"/>
          <w:szCs w:val="24"/>
          <w:shd w:val="clear" w:color="auto" w:fill="FFFFFF"/>
        </w:rPr>
      </w:pPr>
      <w:r w:rsidRPr="00814388">
        <w:rPr>
          <w:rFonts w:cstheme="minorHAnsi"/>
          <w:b/>
          <w:bCs/>
          <w:sz w:val="24"/>
          <w:szCs w:val="24"/>
        </w:rPr>
        <w:t xml:space="preserve">B. </w:t>
      </w:r>
      <w:r w:rsidRPr="00814388">
        <w:rPr>
          <w:rFonts w:cstheme="minorHAnsi"/>
          <w:color w:val="222222"/>
          <w:sz w:val="24"/>
          <w:szCs w:val="24"/>
          <w:shd w:val="clear" w:color="auto" w:fill="FFFFFF"/>
        </w:rPr>
        <w:t>CTPS digital - página do contrato + declaração de transferência assinada pela empresa, quando houver.</w:t>
      </w:r>
    </w:p>
    <w:p w14:paraId="0B235846" w14:textId="77777777" w:rsidR="0028201A" w:rsidRPr="00814388" w:rsidRDefault="0028201A" w:rsidP="0028201A">
      <w:pPr>
        <w:spacing w:after="0"/>
        <w:rPr>
          <w:rFonts w:cstheme="minorHAnsi"/>
          <w:color w:val="222222"/>
          <w:sz w:val="24"/>
          <w:szCs w:val="24"/>
          <w:shd w:val="clear" w:color="auto" w:fill="FFFFFF"/>
        </w:rPr>
      </w:pPr>
      <w:r w:rsidRPr="00814388">
        <w:rPr>
          <w:rFonts w:cstheme="minorHAnsi"/>
          <w:b/>
          <w:bCs/>
          <w:color w:val="FF0000"/>
          <w:sz w:val="24"/>
          <w:szCs w:val="24"/>
          <w:shd w:val="clear" w:color="auto" w:fill="FFFFFF"/>
        </w:rPr>
        <w:t xml:space="preserve">EXCEÇÃO: </w:t>
      </w:r>
      <w:r w:rsidRPr="00814388">
        <w:rPr>
          <w:rFonts w:cstheme="minorHAnsi"/>
          <w:color w:val="222222"/>
          <w:sz w:val="24"/>
          <w:szCs w:val="24"/>
          <w:shd w:val="clear" w:color="auto" w:fill="FFFFFF"/>
        </w:rPr>
        <w:t>Pode aceitar que apresente "Relatório dos Dados Cadastrais ou Contratuais do E-SOCIAL". Este relatório deverá informar</w:t>
      </w:r>
      <w:r w:rsidRPr="00814388">
        <w:rPr>
          <w:rFonts w:cstheme="minorHAnsi"/>
          <w:color w:val="222222"/>
          <w:sz w:val="24"/>
          <w:szCs w:val="24"/>
          <w:u w:val="single"/>
          <w:shd w:val="clear" w:color="auto" w:fill="FFFFFF"/>
        </w:rPr>
        <w:t> corretamente</w:t>
      </w:r>
      <w:r w:rsidRPr="00814388">
        <w:rPr>
          <w:rFonts w:cstheme="minorHAnsi"/>
          <w:color w:val="222222"/>
          <w:sz w:val="24"/>
          <w:szCs w:val="24"/>
          <w:shd w:val="clear" w:color="auto" w:fill="FFFFFF"/>
        </w:rPr>
        <w:t> </w:t>
      </w:r>
      <w:r w:rsidRPr="00814388">
        <w:rPr>
          <w:rFonts w:cstheme="minorHAnsi"/>
          <w:b/>
          <w:bCs/>
          <w:color w:val="FF0000"/>
          <w:sz w:val="24"/>
          <w:szCs w:val="24"/>
          <w:shd w:val="clear" w:color="auto" w:fill="FFFFFF"/>
        </w:rPr>
        <w:t>TODOS</w:t>
      </w:r>
      <w:r w:rsidRPr="00814388">
        <w:rPr>
          <w:rFonts w:cstheme="minorHAnsi"/>
          <w:color w:val="222222"/>
          <w:sz w:val="24"/>
          <w:szCs w:val="24"/>
          <w:shd w:val="clear" w:color="auto" w:fill="FFFFFF"/>
        </w:rPr>
        <w:t> os dados, inclusive horários.</w:t>
      </w:r>
    </w:p>
    <w:p w14:paraId="5C3FA9D4" w14:textId="77777777" w:rsidR="007478B9" w:rsidRDefault="007478B9" w:rsidP="0028201A">
      <w:pPr>
        <w:spacing w:after="0"/>
        <w:rPr>
          <w:rFonts w:cstheme="minorHAnsi"/>
          <w:b/>
          <w:bCs/>
          <w:color w:val="222222"/>
          <w:sz w:val="24"/>
          <w:szCs w:val="24"/>
          <w:shd w:val="clear" w:color="auto" w:fill="FFFFFF"/>
        </w:rPr>
      </w:pPr>
    </w:p>
    <w:p w14:paraId="6001F11B" w14:textId="77777777" w:rsidR="00F939D0" w:rsidRDefault="00F939D0" w:rsidP="0028201A">
      <w:pPr>
        <w:spacing w:after="0"/>
        <w:rPr>
          <w:rFonts w:cstheme="minorHAnsi"/>
          <w:b/>
          <w:bCs/>
          <w:color w:val="222222"/>
          <w:sz w:val="24"/>
          <w:szCs w:val="24"/>
          <w:shd w:val="clear" w:color="auto" w:fill="FFFFFF"/>
        </w:rPr>
      </w:pPr>
    </w:p>
    <w:p w14:paraId="128ED269" w14:textId="77777777" w:rsidR="00F939D0" w:rsidRDefault="00F939D0" w:rsidP="0028201A">
      <w:pPr>
        <w:spacing w:after="0"/>
        <w:rPr>
          <w:rFonts w:cstheme="minorHAnsi"/>
          <w:b/>
          <w:bCs/>
          <w:color w:val="222222"/>
          <w:sz w:val="24"/>
          <w:szCs w:val="24"/>
          <w:shd w:val="clear" w:color="auto" w:fill="FFFFFF"/>
        </w:rPr>
      </w:pPr>
    </w:p>
    <w:p w14:paraId="53AFBF68" w14:textId="77777777" w:rsidR="00F939D0" w:rsidRPr="00F939D0" w:rsidRDefault="00F939D0" w:rsidP="00F939D0">
      <w:pPr>
        <w:spacing w:after="0"/>
        <w:rPr>
          <w:rFonts w:cstheme="minorHAnsi"/>
          <w:b/>
          <w:bCs/>
          <w:color w:val="222222"/>
          <w:sz w:val="24"/>
          <w:szCs w:val="24"/>
          <w:shd w:val="clear" w:color="auto" w:fill="FFFFFF"/>
        </w:rPr>
      </w:pPr>
      <w:r w:rsidRPr="00F939D0">
        <w:rPr>
          <w:rFonts w:cstheme="minorHAnsi"/>
          <w:b/>
          <w:bCs/>
          <w:color w:val="222222"/>
          <w:sz w:val="24"/>
          <w:szCs w:val="24"/>
          <w:shd w:val="clear" w:color="auto" w:fill="FFFFFF"/>
        </w:rPr>
        <w:t>CTPS Digital ou relatório do E-social.</w:t>
      </w:r>
    </w:p>
    <w:p w14:paraId="184EEC40" w14:textId="77777777" w:rsidR="00F939D0" w:rsidRPr="00F939D0" w:rsidRDefault="00F939D0" w:rsidP="00F939D0">
      <w:pPr>
        <w:spacing w:after="0"/>
        <w:rPr>
          <w:rFonts w:cstheme="minorHAnsi"/>
          <w:b/>
          <w:bCs/>
          <w:color w:val="222222"/>
          <w:sz w:val="24"/>
          <w:szCs w:val="24"/>
          <w:shd w:val="clear" w:color="auto" w:fill="FFFFFF"/>
        </w:rPr>
      </w:pPr>
      <w:r w:rsidRPr="00F939D0">
        <w:rPr>
          <w:rFonts w:cstheme="minorHAnsi"/>
          <w:b/>
          <w:bCs/>
          <w:color w:val="222222"/>
          <w:sz w:val="24"/>
          <w:szCs w:val="24"/>
          <w:shd w:val="clear" w:color="auto" w:fill="FFFFFF"/>
        </w:rPr>
        <w:t xml:space="preserve"> </w:t>
      </w:r>
    </w:p>
    <w:p w14:paraId="26CA0335" w14:textId="77777777" w:rsidR="00F939D0" w:rsidRPr="00F939D0" w:rsidRDefault="00F939D0" w:rsidP="00F939D0">
      <w:pPr>
        <w:spacing w:after="0"/>
        <w:rPr>
          <w:rFonts w:cstheme="minorHAnsi"/>
          <w:b/>
          <w:bCs/>
          <w:color w:val="222222"/>
          <w:sz w:val="24"/>
          <w:szCs w:val="24"/>
          <w:shd w:val="clear" w:color="auto" w:fill="FFFFFF"/>
        </w:rPr>
      </w:pPr>
      <w:r w:rsidRPr="00F939D0">
        <w:rPr>
          <w:rFonts w:cstheme="minorHAnsi"/>
          <w:b/>
          <w:bCs/>
          <w:color w:val="222222"/>
          <w:sz w:val="24"/>
          <w:szCs w:val="24"/>
          <w:shd w:val="clear" w:color="auto" w:fill="FFFFFF"/>
        </w:rPr>
        <w:br/>
      </w:r>
    </w:p>
    <w:p w14:paraId="2EE9C552" w14:textId="77777777" w:rsidR="00F939D0" w:rsidRPr="00F939D0" w:rsidRDefault="00F939D0" w:rsidP="00F939D0">
      <w:pPr>
        <w:spacing w:after="0"/>
        <w:rPr>
          <w:rFonts w:cstheme="minorHAnsi"/>
          <w:b/>
          <w:bCs/>
          <w:color w:val="222222"/>
          <w:sz w:val="24"/>
          <w:szCs w:val="24"/>
          <w:shd w:val="clear" w:color="auto" w:fill="FFFFFF"/>
        </w:rPr>
      </w:pPr>
      <w:r w:rsidRPr="00F939D0">
        <w:rPr>
          <w:rFonts w:cstheme="minorHAnsi"/>
          <w:b/>
          <w:bCs/>
          <w:color w:val="222222"/>
          <w:sz w:val="24"/>
          <w:szCs w:val="24"/>
          <w:shd w:val="clear" w:color="auto" w:fill="FFFFFF"/>
        </w:rPr>
        <w:t>Na Carteira de Trabalho Digital, precisamos do arquivo que contém os dados pessoais e os contratos ativos na mesma página.</w:t>
      </w:r>
    </w:p>
    <w:p w14:paraId="5943B60D" w14:textId="77777777" w:rsidR="00F939D0" w:rsidRPr="00F939D0" w:rsidRDefault="00F939D0" w:rsidP="00F939D0">
      <w:pPr>
        <w:spacing w:after="0"/>
        <w:rPr>
          <w:rFonts w:cstheme="minorHAnsi"/>
          <w:b/>
          <w:bCs/>
          <w:color w:val="222222"/>
          <w:sz w:val="24"/>
          <w:szCs w:val="24"/>
          <w:shd w:val="clear" w:color="auto" w:fill="FFFFFF"/>
        </w:rPr>
      </w:pPr>
      <w:r w:rsidRPr="00F939D0">
        <w:rPr>
          <w:rFonts w:cstheme="minorHAnsi"/>
          <w:b/>
          <w:bCs/>
          <w:color w:val="222222"/>
          <w:sz w:val="24"/>
          <w:szCs w:val="24"/>
          <w:shd w:val="clear" w:color="auto" w:fill="FFFFFF"/>
        </w:rPr>
        <w:t>Orientações para emitir o documento da CTPS Digital:</w:t>
      </w:r>
    </w:p>
    <w:p w14:paraId="15ABF3B5" w14:textId="77777777" w:rsidR="00F939D0" w:rsidRPr="00F939D0" w:rsidRDefault="00F939D0" w:rsidP="00F939D0">
      <w:pPr>
        <w:spacing w:after="0"/>
        <w:rPr>
          <w:rFonts w:cstheme="minorHAnsi"/>
          <w:b/>
          <w:bCs/>
          <w:color w:val="222222"/>
          <w:sz w:val="24"/>
          <w:szCs w:val="24"/>
          <w:shd w:val="clear" w:color="auto" w:fill="FFFFFF"/>
        </w:rPr>
      </w:pPr>
      <w:r w:rsidRPr="00F939D0">
        <w:rPr>
          <w:rFonts w:cstheme="minorHAnsi"/>
          <w:b/>
          <w:bCs/>
          <w:color w:val="222222"/>
          <w:sz w:val="24"/>
          <w:szCs w:val="24"/>
          <w:shd w:val="clear" w:color="auto" w:fill="FFFFFF"/>
        </w:rPr>
        <w:t>a. Após acessar o aplicativo da Carteira de Trabalho Digital:</w:t>
      </w:r>
    </w:p>
    <w:p w14:paraId="00B11836" w14:textId="77777777" w:rsidR="00F939D0" w:rsidRPr="00F939D0" w:rsidRDefault="00F939D0" w:rsidP="00F939D0">
      <w:pPr>
        <w:spacing w:after="0"/>
        <w:rPr>
          <w:rFonts w:cstheme="minorHAnsi"/>
          <w:b/>
          <w:bCs/>
          <w:color w:val="222222"/>
          <w:sz w:val="24"/>
          <w:szCs w:val="24"/>
          <w:shd w:val="clear" w:color="auto" w:fill="FFFFFF"/>
        </w:rPr>
      </w:pPr>
      <w:r w:rsidRPr="00F939D0">
        <w:rPr>
          <w:rFonts w:cstheme="minorHAnsi"/>
          <w:b/>
          <w:bCs/>
          <w:color w:val="222222"/>
          <w:sz w:val="24"/>
          <w:szCs w:val="24"/>
          <w:shd w:val="clear" w:color="auto" w:fill="FFFFFF"/>
        </w:rPr>
        <w:t>b. Clique em Enviar Carteira de Trabalho Digital;</w:t>
      </w:r>
    </w:p>
    <w:p w14:paraId="24FA7E99" w14:textId="77777777" w:rsidR="00F939D0" w:rsidRPr="00F939D0" w:rsidRDefault="00F939D0" w:rsidP="00F939D0">
      <w:pPr>
        <w:spacing w:after="0"/>
        <w:rPr>
          <w:rFonts w:cstheme="minorHAnsi"/>
          <w:b/>
          <w:bCs/>
          <w:color w:val="222222"/>
          <w:sz w:val="24"/>
          <w:szCs w:val="24"/>
          <w:shd w:val="clear" w:color="auto" w:fill="FFFFFF"/>
        </w:rPr>
      </w:pPr>
      <w:r w:rsidRPr="00F939D0">
        <w:rPr>
          <w:rFonts w:cstheme="minorHAnsi"/>
          <w:b/>
          <w:bCs/>
          <w:color w:val="222222"/>
          <w:sz w:val="24"/>
          <w:szCs w:val="24"/>
          <w:shd w:val="clear" w:color="auto" w:fill="FFFFFF"/>
        </w:rPr>
        <w:t>c. Clique no ícone “PDF” que aparece no canto inferior direito</w:t>
      </w:r>
    </w:p>
    <w:p w14:paraId="38D78927" w14:textId="77777777" w:rsidR="00F939D0" w:rsidRPr="00F939D0" w:rsidRDefault="00F939D0" w:rsidP="00F939D0">
      <w:pPr>
        <w:spacing w:after="0"/>
        <w:rPr>
          <w:rFonts w:cstheme="minorHAnsi"/>
          <w:b/>
          <w:bCs/>
          <w:color w:val="222222"/>
          <w:sz w:val="24"/>
          <w:szCs w:val="24"/>
          <w:shd w:val="clear" w:color="auto" w:fill="FFFFFF"/>
        </w:rPr>
      </w:pPr>
      <w:r w:rsidRPr="00F939D0">
        <w:rPr>
          <w:rFonts w:cstheme="minorHAnsi"/>
          <w:b/>
          <w:bCs/>
          <w:color w:val="222222"/>
          <w:sz w:val="24"/>
          <w:szCs w:val="24"/>
          <w:shd w:val="clear" w:color="auto" w:fill="FFFFFF"/>
        </w:rPr>
        <w:t>d. O aplicativo irá gerar um arquivo com os Dados Pessoais e o Contrato de Trabalho do profissional na mesma página.</w:t>
      </w:r>
    </w:p>
    <w:p w14:paraId="3FB56CC8" w14:textId="77777777" w:rsidR="00F939D0" w:rsidRPr="00F939D0" w:rsidRDefault="00F939D0" w:rsidP="00F939D0">
      <w:pPr>
        <w:spacing w:after="0"/>
        <w:rPr>
          <w:rFonts w:cstheme="minorHAnsi"/>
          <w:b/>
          <w:bCs/>
          <w:color w:val="222222"/>
          <w:sz w:val="24"/>
          <w:szCs w:val="24"/>
          <w:shd w:val="clear" w:color="auto" w:fill="FFFFFF"/>
        </w:rPr>
      </w:pPr>
      <w:r w:rsidRPr="00F939D0">
        <w:rPr>
          <w:rFonts w:cstheme="minorHAnsi"/>
          <w:b/>
          <w:bCs/>
          <w:color w:val="222222"/>
          <w:sz w:val="24"/>
          <w:szCs w:val="24"/>
          <w:shd w:val="clear" w:color="auto" w:fill="FFFFFF"/>
        </w:rPr>
        <w:t xml:space="preserve">e. Salve este arquivo em </w:t>
      </w:r>
      <w:proofErr w:type="spellStart"/>
      <w:r w:rsidRPr="00F939D0">
        <w:rPr>
          <w:rFonts w:cstheme="minorHAnsi"/>
          <w:b/>
          <w:bCs/>
          <w:color w:val="222222"/>
          <w:sz w:val="24"/>
          <w:szCs w:val="24"/>
          <w:shd w:val="clear" w:color="auto" w:fill="FFFFFF"/>
        </w:rPr>
        <w:t>pdf</w:t>
      </w:r>
      <w:proofErr w:type="spellEnd"/>
      <w:r w:rsidRPr="00F939D0">
        <w:rPr>
          <w:rFonts w:cstheme="minorHAnsi"/>
          <w:b/>
          <w:bCs/>
          <w:color w:val="222222"/>
          <w:sz w:val="24"/>
          <w:szCs w:val="24"/>
          <w:shd w:val="clear" w:color="auto" w:fill="FFFFFF"/>
        </w:rPr>
        <w:t>.</w:t>
      </w:r>
    </w:p>
    <w:p w14:paraId="2E1AFB17" w14:textId="77777777" w:rsidR="00F939D0" w:rsidRPr="00F939D0" w:rsidRDefault="00F939D0" w:rsidP="00F939D0">
      <w:pPr>
        <w:spacing w:after="0"/>
        <w:rPr>
          <w:rFonts w:cstheme="minorHAnsi"/>
          <w:b/>
          <w:bCs/>
          <w:color w:val="222222"/>
          <w:sz w:val="24"/>
          <w:szCs w:val="24"/>
          <w:shd w:val="clear" w:color="auto" w:fill="FFFFFF"/>
        </w:rPr>
      </w:pPr>
    </w:p>
    <w:p w14:paraId="5C1F714D" w14:textId="77777777" w:rsidR="00F939D0" w:rsidRPr="00F939D0" w:rsidRDefault="00F939D0" w:rsidP="00F939D0">
      <w:pPr>
        <w:spacing w:after="0"/>
        <w:rPr>
          <w:rFonts w:cstheme="minorHAnsi"/>
          <w:b/>
          <w:bCs/>
          <w:color w:val="222222"/>
          <w:sz w:val="24"/>
          <w:szCs w:val="24"/>
          <w:shd w:val="clear" w:color="auto" w:fill="FFFFFF"/>
        </w:rPr>
      </w:pPr>
    </w:p>
    <w:p w14:paraId="3D4A8FE8" w14:textId="77777777" w:rsidR="00F939D0" w:rsidRPr="00F939D0" w:rsidRDefault="00F939D0" w:rsidP="00F939D0">
      <w:pPr>
        <w:spacing w:after="0"/>
        <w:rPr>
          <w:rFonts w:cstheme="minorHAnsi"/>
          <w:b/>
          <w:bCs/>
          <w:color w:val="222222"/>
          <w:sz w:val="24"/>
          <w:szCs w:val="24"/>
          <w:shd w:val="clear" w:color="auto" w:fill="FFFFFF"/>
        </w:rPr>
      </w:pPr>
      <w:r w:rsidRPr="00F939D0">
        <w:rPr>
          <w:rFonts w:cstheme="minorHAnsi"/>
          <w:b/>
          <w:bCs/>
          <w:color w:val="222222"/>
          <w:sz w:val="24"/>
          <w:szCs w:val="24"/>
          <w:shd w:val="clear" w:color="auto" w:fill="FFFFFF"/>
        </w:rPr>
        <w:t>Orientações para emitir o Relatório do E-Social:</w:t>
      </w:r>
    </w:p>
    <w:p w14:paraId="707F9790" w14:textId="77777777" w:rsidR="00F939D0" w:rsidRPr="00F939D0" w:rsidRDefault="00F939D0" w:rsidP="00F939D0">
      <w:pPr>
        <w:spacing w:after="0"/>
        <w:rPr>
          <w:rFonts w:cstheme="minorHAnsi"/>
          <w:b/>
          <w:bCs/>
          <w:color w:val="222222"/>
          <w:sz w:val="24"/>
          <w:szCs w:val="24"/>
          <w:shd w:val="clear" w:color="auto" w:fill="FFFFFF"/>
        </w:rPr>
      </w:pPr>
      <w:r w:rsidRPr="00F939D0">
        <w:rPr>
          <w:rFonts w:cstheme="minorHAnsi"/>
          <w:b/>
          <w:bCs/>
          <w:color w:val="222222"/>
          <w:sz w:val="24"/>
          <w:szCs w:val="24"/>
          <w:shd w:val="clear" w:color="auto" w:fill="FFFFFF"/>
        </w:rPr>
        <w:t>a. No menu, selecione Empregado e depois Gestão de Empregados.</w:t>
      </w:r>
    </w:p>
    <w:p w14:paraId="69E658CF" w14:textId="77777777" w:rsidR="00F939D0" w:rsidRPr="00F939D0" w:rsidRDefault="00F939D0" w:rsidP="00F939D0">
      <w:pPr>
        <w:spacing w:after="0"/>
        <w:rPr>
          <w:rFonts w:cstheme="minorHAnsi"/>
          <w:b/>
          <w:bCs/>
          <w:color w:val="222222"/>
          <w:sz w:val="24"/>
          <w:szCs w:val="24"/>
          <w:shd w:val="clear" w:color="auto" w:fill="FFFFFF"/>
        </w:rPr>
      </w:pPr>
      <w:r w:rsidRPr="00F939D0">
        <w:rPr>
          <w:rFonts w:cstheme="minorHAnsi"/>
          <w:b/>
          <w:bCs/>
          <w:color w:val="222222"/>
          <w:sz w:val="24"/>
          <w:szCs w:val="24"/>
          <w:shd w:val="clear" w:color="auto" w:fill="FFFFFF"/>
        </w:rPr>
        <w:t>b. Consulte o empregado pelo CPF.</w:t>
      </w:r>
    </w:p>
    <w:p w14:paraId="44E9F3D0" w14:textId="77777777" w:rsidR="00F939D0" w:rsidRPr="00F939D0" w:rsidRDefault="00F939D0" w:rsidP="00F939D0">
      <w:pPr>
        <w:spacing w:after="0"/>
        <w:rPr>
          <w:rFonts w:cstheme="minorHAnsi"/>
          <w:b/>
          <w:bCs/>
          <w:color w:val="222222"/>
          <w:sz w:val="24"/>
          <w:szCs w:val="24"/>
          <w:shd w:val="clear" w:color="auto" w:fill="FFFFFF"/>
        </w:rPr>
      </w:pPr>
      <w:r w:rsidRPr="00F939D0">
        <w:rPr>
          <w:rFonts w:cstheme="minorHAnsi"/>
          <w:b/>
          <w:bCs/>
          <w:color w:val="222222"/>
          <w:sz w:val="24"/>
          <w:szCs w:val="24"/>
          <w:shd w:val="clear" w:color="auto" w:fill="FFFFFF"/>
        </w:rPr>
        <w:t>c. Selecione Dados Contratuais.</w:t>
      </w:r>
    </w:p>
    <w:p w14:paraId="5E3B3AA4" w14:textId="77777777" w:rsidR="00F939D0" w:rsidRPr="00F939D0" w:rsidRDefault="00F939D0" w:rsidP="00F939D0">
      <w:pPr>
        <w:spacing w:after="0"/>
        <w:rPr>
          <w:rFonts w:cstheme="minorHAnsi"/>
          <w:b/>
          <w:bCs/>
          <w:color w:val="222222"/>
          <w:sz w:val="24"/>
          <w:szCs w:val="24"/>
          <w:shd w:val="clear" w:color="auto" w:fill="FFFFFF"/>
        </w:rPr>
      </w:pPr>
      <w:r w:rsidRPr="00F939D0">
        <w:rPr>
          <w:rFonts w:cstheme="minorHAnsi"/>
          <w:b/>
          <w:bCs/>
          <w:color w:val="222222"/>
          <w:sz w:val="24"/>
          <w:szCs w:val="24"/>
          <w:shd w:val="clear" w:color="auto" w:fill="FFFFFF"/>
        </w:rPr>
        <w:t>d. O relatório completo aparecerá na tela.</w:t>
      </w:r>
    </w:p>
    <w:p w14:paraId="21459BBE" w14:textId="77777777" w:rsidR="00F939D0" w:rsidRPr="00F939D0" w:rsidRDefault="00F939D0" w:rsidP="00F939D0">
      <w:pPr>
        <w:spacing w:after="0"/>
        <w:rPr>
          <w:rFonts w:cstheme="minorHAnsi"/>
          <w:b/>
          <w:bCs/>
          <w:color w:val="222222"/>
          <w:sz w:val="24"/>
          <w:szCs w:val="24"/>
          <w:shd w:val="clear" w:color="auto" w:fill="FFFFFF"/>
        </w:rPr>
      </w:pPr>
      <w:r w:rsidRPr="00F939D0">
        <w:rPr>
          <w:rFonts w:cstheme="minorHAnsi"/>
          <w:b/>
          <w:bCs/>
          <w:color w:val="222222"/>
          <w:sz w:val="24"/>
          <w:szCs w:val="24"/>
          <w:shd w:val="clear" w:color="auto" w:fill="FFFFFF"/>
        </w:rPr>
        <w:t>e. Solicite a impressão da página, utilizando o comando CTRL + P</w:t>
      </w:r>
    </w:p>
    <w:p w14:paraId="06748CA9" w14:textId="77777777" w:rsidR="00F939D0" w:rsidRPr="00F939D0" w:rsidRDefault="00F939D0" w:rsidP="00F939D0">
      <w:pPr>
        <w:spacing w:after="0"/>
        <w:rPr>
          <w:rFonts w:cstheme="minorHAnsi"/>
          <w:b/>
          <w:bCs/>
          <w:color w:val="222222"/>
          <w:sz w:val="24"/>
          <w:szCs w:val="24"/>
          <w:shd w:val="clear" w:color="auto" w:fill="FFFFFF"/>
        </w:rPr>
      </w:pPr>
      <w:r w:rsidRPr="00F939D0">
        <w:rPr>
          <w:rFonts w:cstheme="minorHAnsi"/>
          <w:b/>
          <w:bCs/>
          <w:color w:val="222222"/>
          <w:sz w:val="24"/>
          <w:szCs w:val="24"/>
          <w:shd w:val="clear" w:color="auto" w:fill="FFFFFF"/>
        </w:rPr>
        <w:t>f. Imprimir em PDF.</w:t>
      </w:r>
    </w:p>
    <w:p w14:paraId="5E5957D8" w14:textId="77777777" w:rsidR="00F939D0" w:rsidRDefault="00F939D0" w:rsidP="0028201A">
      <w:pPr>
        <w:spacing w:after="0"/>
        <w:rPr>
          <w:rFonts w:cstheme="minorHAnsi"/>
          <w:b/>
          <w:bCs/>
          <w:color w:val="222222"/>
          <w:sz w:val="24"/>
          <w:szCs w:val="24"/>
          <w:shd w:val="clear" w:color="auto" w:fill="FFFFFF"/>
        </w:rPr>
      </w:pPr>
    </w:p>
    <w:p w14:paraId="280A57C3" w14:textId="77777777" w:rsidR="00F939D0" w:rsidRDefault="00F939D0" w:rsidP="0028201A">
      <w:pPr>
        <w:spacing w:after="0"/>
        <w:rPr>
          <w:rFonts w:cstheme="minorHAnsi"/>
          <w:b/>
          <w:bCs/>
          <w:color w:val="222222"/>
          <w:sz w:val="24"/>
          <w:szCs w:val="24"/>
          <w:shd w:val="clear" w:color="auto" w:fill="FFFFFF"/>
        </w:rPr>
      </w:pPr>
    </w:p>
    <w:p w14:paraId="65FE2109" w14:textId="03BF4827" w:rsidR="0028201A" w:rsidRPr="00814388" w:rsidRDefault="0028201A" w:rsidP="0028201A">
      <w:pPr>
        <w:spacing w:after="0"/>
        <w:rPr>
          <w:rFonts w:cstheme="minorHAnsi"/>
          <w:color w:val="222222"/>
          <w:sz w:val="24"/>
          <w:szCs w:val="24"/>
          <w:shd w:val="clear" w:color="auto" w:fill="FFFFFF"/>
        </w:rPr>
      </w:pPr>
      <w:r w:rsidRPr="00814388">
        <w:rPr>
          <w:rFonts w:cstheme="minorHAnsi"/>
          <w:b/>
          <w:bCs/>
          <w:color w:val="222222"/>
          <w:sz w:val="24"/>
          <w:szCs w:val="24"/>
          <w:shd w:val="clear" w:color="auto" w:fill="FFFFFF"/>
        </w:rPr>
        <w:t>2.1.2</w:t>
      </w:r>
      <w:r w:rsidRPr="00814388">
        <w:rPr>
          <w:rFonts w:cstheme="minorHAnsi"/>
          <w:color w:val="222222"/>
          <w:sz w:val="24"/>
          <w:szCs w:val="24"/>
          <w:shd w:val="clear" w:color="auto" w:fill="FFFFFF"/>
        </w:rPr>
        <w:t xml:space="preserve"> </w:t>
      </w:r>
      <w:r w:rsidRPr="00814388">
        <w:rPr>
          <w:rFonts w:cstheme="minorHAnsi"/>
          <w:color w:val="222222"/>
          <w:sz w:val="24"/>
          <w:szCs w:val="24"/>
          <w:u w:val="single"/>
          <w:shd w:val="clear" w:color="auto" w:fill="FFFFFF"/>
        </w:rPr>
        <w:t>Contrato de prestação de serviços</w:t>
      </w:r>
      <w:r w:rsidRPr="00814388">
        <w:rPr>
          <w:rFonts w:cstheme="minorHAnsi"/>
          <w:color w:val="222222"/>
          <w:sz w:val="24"/>
          <w:szCs w:val="24"/>
          <w:shd w:val="clear" w:color="auto" w:fill="FFFFFF"/>
        </w:rPr>
        <w:t>:</w:t>
      </w:r>
    </w:p>
    <w:p w14:paraId="61464B88" w14:textId="77777777" w:rsidR="0028201A" w:rsidRPr="00814388" w:rsidRDefault="0028201A" w:rsidP="0028201A">
      <w:pPr>
        <w:spacing w:after="0"/>
        <w:rPr>
          <w:rFonts w:cstheme="minorHAnsi"/>
          <w:color w:val="222222"/>
          <w:sz w:val="24"/>
          <w:szCs w:val="24"/>
          <w:shd w:val="clear" w:color="auto" w:fill="FFFFFF"/>
        </w:rPr>
      </w:pPr>
      <w:r w:rsidRPr="00814388">
        <w:rPr>
          <w:rFonts w:cstheme="minorHAnsi"/>
          <w:color w:val="222222"/>
          <w:sz w:val="24"/>
          <w:szCs w:val="24"/>
          <w:shd w:val="clear" w:color="auto" w:fill="FFFFFF"/>
        </w:rPr>
        <w:t>Contrato de prestação de serviços, informando: Razão Social, CNPJ e endereço completo da empresa e nome, endereço completo, cargo e salário (de acordo com o piso) do farmacêutico e assinado por ambos;</w:t>
      </w:r>
    </w:p>
    <w:p w14:paraId="60CC8482" w14:textId="79B76B17" w:rsidR="0028201A" w:rsidRDefault="0028201A" w:rsidP="0028201A">
      <w:pPr>
        <w:spacing w:after="0"/>
        <w:rPr>
          <w:rFonts w:cstheme="minorHAnsi"/>
          <w:color w:val="222222"/>
          <w:sz w:val="24"/>
          <w:szCs w:val="24"/>
          <w:shd w:val="clear" w:color="auto" w:fill="FFFFFF"/>
        </w:rPr>
      </w:pPr>
      <w:r w:rsidRPr="00814388">
        <w:rPr>
          <w:rFonts w:cstheme="minorHAnsi"/>
          <w:color w:val="222222"/>
          <w:sz w:val="24"/>
          <w:szCs w:val="24"/>
          <w:shd w:val="clear" w:color="auto" w:fill="FFFFFF"/>
        </w:rPr>
        <w:t xml:space="preserve">Obrigatório alvará de autônomo – poderá ser apresentado o protocolo da solicitação do alvará, neste caso, a emissão </w:t>
      </w:r>
      <w:r w:rsidR="009B2FE4" w:rsidRPr="00814388">
        <w:rPr>
          <w:rFonts w:cstheme="minorHAnsi"/>
          <w:color w:val="222222"/>
          <w:sz w:val="24"/>
          <w:szCs w:val="24"/>
          <w:shd w:val="clear" w:color="auto" w:fill="FFFFFF"/>
        </w:rPr>
        <w:t>d</w:t>
      </w:r>
      <w:r w:rsidRPr="00814388">
        <w:rPr>
          <w:rFonts w:cstheme="minorHAnsi"/>
          <w:color w:val="222222"/>
          <w:sz w:val="24"/>
          <w:szCs w:val="24"/>
          <w:shd w:val="clear" w:color="auto" w:fill="FFFFFF"/>
        </w:rPr>
        <w:t>a CRT ficará condicionada a apresentação do Alvará.</w:t>
      </w:r>
    </w:p>
    <w:p w14:paraId="51FE9408" w14:textId="23B18B13" w:rsidR="00CB0AB0" w:rsidRDefault="00CB0AB0" w:rsidP="0028201A">
      <w:pPr>
        <w:spacing w:after="0"/>
        <w:rPr>
          <w:rFonts w:cstheme="minorHAnsi"/>
          <w:color w:val="222222"/>
          <w:sz w:val="24"/>
          <w:szCs w:val="24"/>
          <w:shd w:val="clear" w:color="auto" w:fill="FFFFFF"/>
        </w:rPr>
      </w:pPr>
      <w:r>
        <w:rPr>
          <w:rFonts w:cstheme="minorHAnsi"/>
          <w:color w:val="222222"/>
          <w:sz w:val="24"/>
          <w:szCs w:val="24"/>
          <w:shd w:val="clear" w:color="auto" w:fill="FFFFFF"/>
        </w:rPr>
        <w:t xml:space="preserve">Quando for por empresa terceira deverá apresentar o contrato social, em que conste CNAE de prestação de serviços, inclusive quando for Farmácia. </w:t>
      </w:r>
    </w:p>
    <w:p w14:paraId="1112116F" w14:textId="77777777" w:rsidR="00CB0AB0" w:rsidRPr="00814388" w:rsidRDefault="00CB0AB0" w:rsidP="0028201A">
      <w:pPr>
        <w:spacing w:after="0"/>
        <w:rPr>
          <w:rFonts w:cstheme="minorHAnsi"/>
          <w:color w:val="222222"/>
          <w:sz w:val="24"/>
          <w:szCs w:val="24"/>
          <w:shd w:val="clear" w:color="auto" w:fill="FFFFFF"/>
        </w:rPr>
      </w:pPr>
    </w:p>
    <w:p w14:paraId="210462D8" w14:textId="77777777" w:rsidR="0028201A" w:rsidRPr="00814388" w:rsidRDefault="0028201A" w:rsidP="0028201A">
      <w:pPr>
        <w:spacing w:after="0"/>
        <w:rPr>
          <w:rFonts w:cstheme="minorHAnsi"/>
          <w:sz w:val="24"/>
          <w:szCs w:val="24"/>
        </w:rPr>
      </w:pPr>
      <w:r w:rsidRPr="00814388">
        <w:rPr>
          <w:rFonts w:cstheme="minorHAnsi"/>
          <w:b/>
          <w:bCs/>
          <w:sz w:val="24"/>
          <w:szCs w:val="24"/>
        </w:rPr>
        <w:t>2.1.3</w:t>
      </w:r>
      <w:r w:rsidRPr="00814388">
        <w:rPr>
          <w:rFonts w:cstheme="minorHAnsi"/>
          <w:sz w:val="24"/>
          <w:szCs w:val="24"/>
        </w:rPr>
        <w:t xml:space="preserve"> </w:t>
      </w:r>
      <w:r w:rsidRPr="00814388">
        <w:rPr>
          <w:rFonts w:cstheme="minorHAnsi"/>
          <w:sz w:val="24"/>
          <w:szCs w:val="24"/>
          <w:u w:val="single"/>
        </w:rPr>
        <w:t>Servidor público</w:t>
      </w:r>
      <w:r w:rsidRPr="00814388">
        <w:rPr>
          <w:rFonts w:cstheme="minorHAnsi"/>
          <w:sz w:val="24"/>
          <w:szCs w:val="24"/>
        </w:rPr>
        <w:t>:</w:t>
      </w:r>
    </w:p>
    <w:p w14:paraId="4050B65C" w14:textId="77777777" w:rsidR="0028201A" w:rsidRPr="00814388" w:rsidRDefault="0028201A" w:rsidP="0028201A">
      <w:pPr>
        <w:spacing w:after="0"/>
        <w:rPr>
          <w:rFonts w:eastAsia="Times New Roman" w:cstheme="minorHAnsi"/>
          <w:sz w:val="24"/>
          <w:szCs w:val="24"/>
          <w:lang w:eastAsia="pt-BR"/>
        </w:rPr>
      </w:pPr>
      <w:r w:rsidRPr="00814388">
        <w:rPr>
          <w:rFonts w:eastAsia="Times New Roman" w:cstheme="minorHAnsi"/>
          <w:b/>
          <w:bCs/>
          <w:sz w:val="24"/>
          <w:szCs w:val="24"/>
          <w:lang w:eastAsia="pt-BR"/>
        </w:rPr>
        <w:t>2.3.1</w:t>
      </w:r>
      <w:r w:rsidRPr="00814388">
        <w:rPr>
          <w:rFonts w:eastAsia="Times New Roman" w:cstheme="minorHAnsi"/>
          <w:sz w:val="24"/>
          <w:szCs w:val="24"/>
          <w:lang w:eastAsia="pt-BR"/>
        </w:rPr>
        <w:t xml:space="preserve"> Portaria de Nomeação - quando for a primeira RT no município;</w:t>
      </w:r>
    </w:p>
    <w:p w14:paraId="7370C29B" w14:textId="77777777" w:rsidR="0028201A" w:rsidRPr="00814388" w:rsidRDefault="0028201A" w:rsidP="0028201A">
      <w:pPr>
        <w:spacing w:after="0"/>
        <w:rPr>
          <w:rFonts w:eastAsia="Times New Roman" w:cstheme="minorHAnsi"/>
          <w:sz w:val="24"/>
          <w:szCs w:val="24"/>
          <w:lang w:eastAsia="pt-BR"/>
        </w:rPr>
      </w:pPr>
      <w:r w:rsidRPr="00814388">
        <w:rPr>
          <w:rFonts w:eastAsia="Times New Roman" w:cstheme="minorHAnsi"/>
          <w:b/>
          <w:bCs/>
          <w:sz w:val="24"/>
          <w:szCs w:val="24"/>
          <w:lang w:eastAsia="pt-BR"/>
        </w:rPr>
        <w:t>2.3.2</w:t>
      </w:r>
      <w:r w:rsidRPr="00814388">
        <w:rPr>
          <w:rFonts w:eastAsia="Times New Roman" w:cstheme="minorHAnsi"/>
          <w:sz w:val="24"/>
          <w:szCs w:val="24"/>
          <w:lang w:eastAsia="pt-BR"/>
        </w:rPr>
        <w:t> Portaria de Nomeação e Declaração de lotação - quando for transferência entre unidades de município;</w:t>
      </w:r>
    </w:p>
    <w:p w14:paraId="47E6B6AF" w14:textId="77777777" w:rsidR="0028201A" w:rsidRPr="00814388" w:rsidRDefault="0028201A" w:rsidP="0028201A">
      <w:pPr>
        <w:spacing w:after="0"/>
        <w:rPr>
          <w:rFonts w:eastAsia="Times New Roman" w:cstheme="minorHAnsi"/>
          <w:sz w:val="24"/>
          <w:szCs w:val="24"/>
          <w:lang w:eastAsia="pt-BR"/>
        </w:rPr>
      </w:pPr>
      <w:r w:rsidRPr="00814388">
        <w:rPr>
          <w:rFonts w:eastAsia="Times New Roman" w:cstheme="minorHAnsi"/>
          <w:b/>
          <w:bCs/>
          <w:sz w:val="24"/>
          <w:szCs w:val="24"/>
          <w:lang w:eastAsia="pt-BR"/>
        </w:rPr>
        <w:t xml:space="preserve">2.3.3 </w:t>
      </w:r>
      <w:r w:rsidRPr="00814388">
        <w:rPr>
          <w:rFonts w:eastAsia="Times New Roman" w:cstheme="minorHAnsi"/>
          <w:sz w:val="24"/>
          <w:szCs w:val="24"/>
          <w:lang w:eastAsia="pt-BR"/>
        </w:rPr>
        <w:t xml:space="preserve">Contrato de prestação de serviços + alvará de autônomo </w:t>
      </w:r>
      <w:r w:rsidRPr="00814388">
        <w:rPr>
          <w:rFonts w:cstheme="minorHAnsi"/>
          <w:color w:val="222222"/>
          <w:sz w:val="24"/>
          <w:szCs w:val="24"/>
          <w:shd w:val="clear" w:color="auto" w:fill="FFFFFF"/>
        </w:rPr>
        <w:t>do município onde mora</w:t>
      </w:r>
      <w:r w:rsidRPr="00814388">
        <w:rPr>
          <w:rFonts w:eastAsia="Times New Roman" w:cstheme="minorHAnsi"/>
          <w:sz w:val="24"/>
          <w:szCs w:val="24"/>
          <w:lang w:eastAsia="pt-BR"/>
        </w:rPr>
        <w:t>;</w:t>
      </w:r>
    </w:p>
    <w:p w14:paraId="78FB3382" w14:textId="77777777" w:rsidR="0028201A" w:rsidRPr="00814388" w:rsidRDefault="0028201A" w:rsidP="0028201A">
      <w:pPr>
        <w:spacing w:after="0"/>
        <w:rPr>
          <w:rFonts w:eastAsia="Times New Roman" w:cstheme="minorHAnsi"/>
          <w:sz w:val="24"/>
          <w:szCs w:val="24"/>
          <w:lang w:eastAsia="pt-BR"/>
        </w:rPr>
      </w:pPr>
      <w:r w:rsidRPr="00814388">
        <w:rPr>
          <w:rFonts w:eastAsia="Times New Roman" w:cstheme="minorHAnsi"/>
          <w:b/>
          <w:bCs/>
          <w:sz w:val="24"/>
          <w:szCs w:val="24"/>
          <w:lang w:eastAsia="pt-BR"/>
        </w:rPr>
        <w:t xml:space="preserve">2.3.4 </w:t>
      </w:r>
      <w:r w:rsidRPr="00814388">
        <w:rPr>
          <w:rFonts w:eastAsia="Times New Roman" w:cstheme="minorHAnsi"/>
          <w:sz w:val="24"/>
          <w:szCs w:val="24"/>
          <w:lang w:eastAsia="pt-BR"/>
        </w:rPr>
        <w:t>Por PSS, será aceito:</w:t>
      </w:r>
    </w:p>
    <w:p w14:paraId="57F3FD8F" w14:textId="77777777" w:rsidR="0028201A" w:rsidRPr="00814388" w:rsidRDefault="0028201A" w:rsidP="0028201A">
      <w:pPr>
        <w:spacing w:after="0"/>
        <w:rPr>
          <w:rFonts w:eastAsia="Times New Roman" w:cstheme="minorHAnsi"/>
          <w:sz w:val="24"/>
          <w:szCs w:val="24"/>
          <w:lang w:eastAsia="pt-BR"/>
        </w:rPr>
      </w:pPr>
      <w:r w:rsidRPr="00814388">
        <w:rPr>
          <w:rFonts w:eastAsia="Times New Roman" w:cstheme="minorHAnsi"/>
          <w:b/>
          <w:bCs/>
          <w:sz w:val="24"/>
          <w:szCs w:val="24"/>
          <w:lang w:eastAsia="pt-BR"/>
        </w:rPr>
        <w:t>A.</w:t>
      </w:r>
      <w:r w:rsidRPr="00814388">
        <w:rPr>
          <w:rFonts w:eastAsia="Times New Roman" w:cstheme="minorHAnsi"/>
          <w:sz w:val="24"/>
          <w:szCs w:val="24"/>
          <w:lang w:eastAsia="pt-BR"/>
        </w:rPr>
        <w:t xml:space="preserve"> Nomeação por PSS que informe o cargo e o prazo;</w:t>
      </w:r>
    </w:p>
    <w:p w14:paraId="46533030" w14:textId="77777777" w:rsidR="0028201A" w:rsidRPr="00814388" w:rsidRDefault="0028201A" w:rsidP="0028201A">
      <w:pPr>
        <w:spacing w:after="0"/>
        <w:rPr>
          <w:rFonts w:eastAsia="Times New Roman" w:cstheme="minorHAnsi"/>
          <w:sz w:val="24"/>
          <w:szCs w:val="24"/>
          <w:lang w:eastAsia="pt-BR"/>
        </w:rPr>
      </w:pPr>
      <w:r w:rsidRPr="00814388">
        <w:rPr>
          <w:rFonts w:eastAsia="Times New Roman" w:cstheme="minorHAnsi"/>
          <w:b/>
          <w:bCs/>
          <w:sz w:val="24"/>
          <w:szCs w:val="24"/>
          <w:lang w:eastAsia="pt-BR"/>
        </w:rPr>
        <w:t xml:space="preserve">B. </w:t>
      </w:r>
      <w:r w:rsidRPr="00814388">
        <w:rPr>
          <w:rFonts w:eastAsia="Times New Roman" w:cstheme="minorHAnsi"/>
          <w:sz w:val="24"/>
          <w:szCs w:val="24"/>
          <w:lang w:eastAsia="pt-BR"/>
        </w:rPr>
        <w:t>Nomeação por PSS que informe o cargo e declaração que informe o prazo;</w:t>
      </w:r>
    </w:p>
    <w:p w14:paraId="006C8818" w14:textId="77777777" w:rsidR="0028201A" w:rsidRPr="00814388" w:rsidRDefault="0028201A" w:rsidP="0028201A">
      <w:pPr>
        <w:spacing w:after="0"/>
        <w:rPr>
          <w:rFonts w:eastAsia="Times New Roman" w:cstheme="minorHAnsi"/>
          <w:sz w:val="24"/>
          <w:szCs w:val="24"/>
          <w:lang w:eastAsia="pt-BR"/>
        </w:rPr>
      </w:pPr>
      <w:r w:rsidRPr="00814388">
        <w:rPr>
          <w:rFonts w:eastAsia="Times New Roman" w:cstheme="minorHAnsi"/>
          <w:b/>
          <w:bCs/>
          <w:sz w:val="24"/>
          <w:szCs w:val="24"/>
          <w:lang w:eastAsia="pt-BR"/>
        </w:rPr>
        <w:t xml:space="preserve">C. </w:t>
      </w:r>
      <w:r w:rsidRPr="00814388">
        <w:rPr>
          <w:rFonts w:eastAsia="Times New Roman" w:cstheme="minorHAnsi"/>
          <w:sz w:val="24"/>
          <w:szCs w:val="24"/>
          <w:lang w:eastAsia="pt-BR"/>
        </w:rPr>
        <w:t xml:space="preserve">Contrato de prestação de serviços por PSS + alvará de autônomo </w:t>
      </w:r>
      <w:r w:rsidRPr="00814388">
        <w:rPr>
          <w:rFonts w:cstheme="minorHAnsi"/>
          <w:color w:val="222222"/>
          <w:sz w:val="24"/>
          <w:szCs w:val="24"/>
          <w:shd w:val="clear" w:color="auto" w:fill="FFFFFF"/>
        </w:rPr>
        <w:t>do município onde mora</w:t>
      </w:r>
      <w:r w:rsidRPr="00814388">
        <w:rPr>
          <w:rFonts w:eastAsia="Times New Roman" w:cstheme="minorHAnsi"/>
          <w:sz w:val="24"/>
          <w:szCs w:val="24"/>
          <w:lang w:eastAsia="pt-BR"/>
        </w:rPr>
        <w:t>;</w:t>
      </w:r>
    </w:p>
    <w:p w14:paraId="5EADAE59" w14:textId="77777777" w:rsidR="0028201A" w:rsidRPr="00814388" w:rsidRDefault="0028201A" w:rsidP="0028201A">
      <w:pPr>
        <w:spacing w:after="0"/>
        <w:rPr>
          <w:rFonts w:eastAsia="Times New Roman" w:cstheme="minorHAnsi"/>
          <w:sz w:val="24"/>
          <w:szCs w:val="24"/>
          <w:lang w:eastAsia="pt-BR"/>
        </w:rPr>
      </w:pPr>
      <w:r w:rsidRPr="00814388">
        <w:rPr>
          <w:rFonts w:eastAsia="Times New Roman" w:cstheme="minorHAnsi"/>
          <w:sz w:val="24"/>
          <w:szCs w:val="24"/>
          <w:lang w:eastAsia="pt-BR"/>
        </w:rPr>
        <w:t>*No caso de apresentar Contrato de prestação de serviços </w:t>
      </w:r>
      <w:r w:rsidRPr="00814388">
        <w:rPr>
          <w:rFonts w:eastAsia="Times New Roman" w:cstheme="minorHAnsi"/>
          <w:b/>
          <w:bCs/>
          <w:sz w:val="24"/>
          <w:szCs w:val="24"/>
          <w:lang w:eastAsia="pt-BR"/>
        </w:rPr>
        <w:t>sem</w:t>
      </w:r>
      <w:r w:rsidRPr="00814388">
        <w:rPr>
          <w:rFonts w:eastAsia="Times New Roman" w:cstheme="minorHAnsi"/>
          <w:sz w:val="24"/>
          <w:szCs w:val="24"/>
          <w:lang w:eastAsia="pt-BR"/>
        </w:rPr>
        <w:t> o alvará de autônomo:</w:t>
      </w:r>
      <w:r w:rsidRPr="00814388">
        <w:rPr>
          <w:rFonts w:eastAsia="Times New Roman" w:cstheme="minorHAnsi"/>
          <w:sz w:val="24"/>
          <w:szCs w:val="24"/>
          <w:lang w:eastAsia="pt-BR"/>
        </w:rPr>
        <w:br/>
        <w:t>Poderá solicitar se tem a nomeação, caso tenha, será válida a nomeação, e o prazo já vai estar descrito no contrato apresentado, não sendo necessário apresentar o alvará.</w:t>
      </w:r>
    </w:p>
    <w:p w14:paraId="1E8C3AC0" w14:textId="77777777" w:rsidR="007478B9" w:rsidRDefault="007478B9" w:rsidP="0028201A">
      <w:pPr>
        <w:spacing w:after="0"/>
        <w:rPr>
          <w:rFonts w:cstheme="minorHAnsi"/>
          <w:b/>
          <w:sz w:val="24"/>
          <w:szCs w:val="24"/>
        </w:rPr>
      </w:pPr>
    </w:p>
    <w:p w14:paraId="48067DED" w14:textId="1163038F" w:rsidR="0028201A" w:rsidRPr="00814388" w:rsidRDefault="0028201A" w:rsidP="0028201A">
      <w:pPr>
        <w:spacing w:after="0"/>
        <w:rPr>
          <w:rFonts w:cstheme="minorHAnsi"/>
          <w:bCs/>
          <w:sz w:val="24"/>
          <w:szCs w:val="24"/>
        </w:rPr>
      </w:pPr>
      <w:r w:rsidRPr="00814388">
        <w:rPr>
          <w:rFonts w:cstheme="minorHAnsi"/>
          <w:b/>
          <w:sz w:val="24"/>
          <w:szCs w:val="24"/>
        </w:rPr>
        <w:t xml:space="preserve">2.1.4 </w:t>
      </w:r>
      <w:r w:rsidRPr="00814388">
        <w:rPr>
          <w:rFonts w:cstheme="minorHAnsi"/>
          <w:bCs/>
          <w:sz w:val="24"/>
          <w:szCs w:val="24"/>
          <w:u w:val="single"/>
        </w:rPr>
        <w:t>Farmacêutico sócio</w:t>
      </w:r>
      <w:r w:rsidRPr="00814388">
        <w:rPr>
          <w:rFonts w:cstheme="minorHAnsi"/>
          <w:bCs/>
          <w:sz w:val="24"/>
          <w:szCs w:val="24"/>
        </w:rPr>
        <w:t xml:space="preserve">: </w:t>
      </w:r>
    </w:p>
    <w:p w14:paraId="3C19BA20" w14:textId="77777777" w:rsidR="0028201A" w:rsidRPr="00814388" w:rsidRDefault="0028201A" w:rsidP="0028201A">
      <w:pPr>
        <w:spacing w:after="0"/>
        <w:rPr>
          <w:rFonts w:cstheme="minorHAnsi"/>
          <w:bCs/>
          <w:sz w:val="24"/>
          <w:szCs w:val="24"/>
        </w:rPr>
      </w:pPr>
      <w:r w:rsidRPr="00814388">
        <w:rPr>
          <w:rFonts w:cstheme="minorHAnsi"/>
          <w:bCs/>
          <w:sz w:val="24"/>
          <w:szCs w:val="24"/>
        </w:rPr>
        <w:t>Contrato Social ou Alteração Contratual Consolidada arquivada na JUCEPAR;</w:t>
      </w:r>
    </w:p>
    <w:p w14:paraId="6C6F2610" w14:textId="77777777" w:rsidR="007478B9" w:rsidRDefault="007478B9" w:rsidP="0028201A">
      <w:pPr>
        <w:spacing w:after="0"/>
        <w:rPr>
          <w:rFonts w:cstheme="minorHAnsi"/>
          <w:b/>
          <w:bCs/>
          <w:color w:val="1E1E1E"/>
          <w:sz w:val="24"/>
          <w:szCs w:val="24"/>
          <w:shd w:val="clear" w:color="auto" w:fill="FFFFFF"/>
        </w:rPr>
      </w:pPr>
    </w:p>
    <w:p w14:paraId="42062CF9" w14:textId="04B69B44" w:rsidR="0028201A" w:rsidRPr="00814388" w:rsidRDefault="0028201A" w:rsidP="0028201A">
      <w:pPr>
        <w:spacing w:after="0"/>
        <w:rPr>
          <w:rFonts w:cstheme="minorHAnsi"/>
          <w:bCs/>
          <w:sz w:val="24"/>
          <w:szCs w:val="24"/>
        </w:rPr>
      </w:pPr>
      <w:r w:rsidRPr="00814388">
        <w:rPr>
          <w:rFonts w:cstheme="minorHAnsi"/>
          <w:b/>
          <w:bCs/>
          <w:color w:val="1E1E1E"/>
          <w:sz w:val="24"/>
          <w:szCs w:val="24"/>
          <w:shd w:val="clear" w:color="auto" w:fill="FFFFFF"/>
        </w:rPr>
        <w:t>2.1.5</w:t>
      </w:r>
      <w:r w:rsidRPr="00814388">
        <w:rPr>
          <w:rFonts w:cstheme="minorHAnsi"/>
          <w:color w:val="1E1E1E"/>
          <w:sz w:val="24"/>
          <w:szCs w:val="24"/>
          <w:shd w:val="clear" w:color="auto" w:fill="FFFFFF"/>
        </w:rPr>
        <w:t> </w:t>
      </w:r>
      <w:r w:rsidRPr="00814388">
        <w:rPr>
          <w:rFonts w:cstheme="minorHAnsi"/>
          <w:bCs/>
          <w:sz w:val="24"/>
          <w:szCs w:val="24"/>
          <w:u w:val="single"/>
        </w:rPr>
        <w:t>Farmacêutico voluntário</w:t>
      </w:r>
      <w:r w:rsidRPr="00814388">
        <w:rPr>
          <w:rFonts w:cstheme="minorHAnsi"/>
          <w:bCs/>
          <w:sz w:val="24"/>
          <w:szCs w:val="24"/>
        </w:rPr>
        <w:t xml:space="preserve">: </w:t>
      </w:r>
    </w:p>
    <w:p w14:paraId="01F83403" w14:textId="77777777" w:rsidR="0028201A" w:rsidRPr="00814388" w:rsidRDefault="0028201A" w:rsidP="0028201A">
      <w:pPr>
        <w:spacing w:after="0"/>
        <w:rPr>
          <w:rFonts w:cstheme="minorHAnsi"/>
          <w:color w:val="1E1E1E"/>
          <w:sz w:val="24"/>
          <w:szCs w:val="24"/>
          <w:shd w:val="clear" w:color="auto" w:fill="FFFFFF"/>
        </w:rPr>
      </w:pPr>
      <w:r w:rsidRPr="00814388">
        <w:rPr>
          <w:rFonts w:cstheme="minorHAnsi"/>
          <w:bCs/>
          <w:sz w:val="24"/>
          <w:szCs w:val="24"/>
        </w:rPr>
        <w:t>T</w:t>
      </w:r>
      <w:r w:rsidRPr="00814388">
        <w:rPr>
          <w:rFonts w:cstheme="minorHAnsi"/>
          <w:color w:val="1E1E1E"/>
          <w:sz w:val="24"/>
          <w:szCs w:val="24"/>
          <w:shd w:val="clear" w:color="auto" w:fill="FFFFFF"/>
        </w:rPr>
        <w:t>ermo de adesão de voluntariado. Somente para entidades públicas ou instituições privadas sem fins lucrativos, conforme Lei 13.297/2016.</w:t>
      </w:r>
    </w:p>
    <w:p w14:paraId="451C4F33" w14:textId="77777777" w:rsidR="007478B9" w:rsidRDefault="007478B9" w:rsidP="0028201A">
      <w:pPr>
        <w:spacing w:after="0"/>
        <w:rPr>
          <w:rFonts w:cstheme="minorHAnsi"/>
          <w:b/>
          <w:bCs/>
          <w:sz w:val="24"/>
          <w:szCs w:val="24"/>
        </w:rPr>
      </w:pPr>
    </w:p>
    <w:p w14:paraId="29F00B9E" w14:textId="7F143403" w:rsidR="0028201A" w:rsidRPr="00814388" w:rsidRDefault="0028201A" w:rsidP="0028201A">
      <w:pPr>
        <w:spacing w:after="0"/>
        <w:rPr>
          <w:ins w:id="6" w:author="ALL" w:date="2007-06-25T20:11:00Z"/>
          <w:rFonts w:cstheme="minorHAnsi"/>
          <w:b/>
          <w:bCs/>
          <w:sz w:val="24"/>
          <w:szCs w:val="24"/>
        </w:rPr>
      </w:pPr>
      <w:r w:rsidRPr="00814388">
        <w:rPr>
          <w:rFonts w:cstheme="minorHAnsi"/>
          <w:b/>
          <w:bCs/>
          <w:sz w:val="24"/>
          <w:szCs w:val="24"/>
        </w:rPr>
        <w:t xml:space="preserve">3. </w:t>
      </w:r>
      <w:r w:rsidRPr="00814388">
        <w:rPr>
          <w:rFonts w:cstheme="minorHAnsi"/>
          <w:sz w:val="24"/>
          <w:szCs w:val="24"/>
        </w:rPr>
        <w:t>Documentos adicionais e observações pertinentes que variam de acordo com a Natureza do estabelecimento. Verificar ANEXO I.</w:t>
      </w:r>
    </w:p>
    <w:p w14:paraId="78FA6C89" w14:textId="77777777" w:rsidR="0028201A" w:rsidRPr="00814388" w:rsidRDefault="0028201A" w:rsidP="0028201A">
      <w:pPr>
        <w:spacing w:after="0"/>
        <w:rPr>
          <w:rFonts w:cstheme="minorHAnsi"/>
          <w:b/>
          <w:bCs/>
          <w:sz w:val="24"/>
          <w:szCs w:val="24"/>
        </w:rPr>
      </w:pPr>
    </w:p>
    <w:p w14:paraId="3A22C732" w14:textId="77777777" w:rsidR="0028201A" w:rsidRPr="00814388" w:rsidRDefault="0028201A" w:rsidP="0028201A">
      <w:pPr>
        <w:spacing w:after="0"/>
        <w:rPr>
          <w:rFonts w:cstheme="minorHAnsi"/>
          <w:b/>
          <w:bCs/>
          <w:sz w:val="24"/>
          <w:szCs w:val="24"/>
        </w:rPr>
      </w:pPr>
      <w:r w:rsidRPr="00814388">
        <w:rPr>
          <w:rFonts w:cstheme="minorHAnsi"/>
          <w:b/>
          <w:bCs/>
          <w:sz w:val="24"/>
          <w:szCs w:val="24"/>
        </w:rPr>
        <w:t>SAGICON</w:t>
      </w:r>
    </w:p>
    <w:p w14:paraId="634093B7" w14:textId="77777777" w:rsidR="0028201A" w:rsidRPr="00814388" w:rsidRDefault="0028201A" w:rsidP="0028201A">
      <w:pPr>
        <w:spacing w:after="0"/>
        <w:rPr>
          <w:rFonts w:cstheme="minorHAnsi"/>
          <w:sz w:val="24"/>
          <w:szCs w:val="24"/>
        </w:rPr>
      </w:pPr>
      <w:r w:rsidRPr="00814388">
        <w:rPr>
          <w:rFonts w:cstheme="minorHAnsi"/>
          <w:sz w:val="24"/>
          <w:szCs w:val="24"/>
        </w:rPr>
        <w:t xml:space="preserve">Acessar o SAGICON </w:t>
      </w:r>
    </w:p>
    <w:p w14:paraId="3F6FC96B" w14:textId="77777777" w:rsidR="0028201A" w:rsidRPr="00814388" w:rsidRDefault="0028201A" w:rsidP="0028201A">
      <w:pPr>
        <w:spacing w:after="0"/>
        <w:rPr>
          <w:rFonts w:cstheme="minorHAnsi"/>
          <w:b/>
          <w:bCs/>
          <w:sz w:val="24"/>
          <w:szCs w:val="24"/>
        </w:rPr>
      </w:pPr>
      <w:r w:rsidRPr="00814388">
        <w:rPr>
          <w:rFonts w:cstheme="minorHAnsi"/>
          <w:b/>
          <w:bCs/>
          <w:sz w:val="24"/>
          <w:szCs w:val="24"/>
        </w:rPr>
        <w:t>Protocolos Encaminhados a Você</w:t>
      </w:r>
    </w:p>
    <w:p w14:paraId="3E8EE3F7" w14:textId="77777777" w:rsidR="0028201A" w:rsidRPr="00814388" w:rsidRDefault="0028201A" w:rsidP="0028201A">
      <w:pPr>
        <w:spacing w:after="0"/>
        <w:rPr>
          <w:rFonts w:cstheme="minorHAnsi"/>
          <w:sz w:val="24"/>
          <w:szCs w:val="24"/>
        </w:rPr>
      </w:pPr>
      <w:r w:rsidRPr="00814388">
        <w:rPr>
          <w:rFonts w:cstheme="minorHAnsi"/>
          <w:sz w:val="24"/>
          <w:szCs w:val="24"/>
        </w:rPr>
        <w:t xml:space="preserve">Clicar em </w:t>
      </w:r>
      <w:r w:rsidRPr="00814388">
        <w:rPr>
          <w:rFonts w:cstheme="minorHAnsi"/>
          <w:b/>
          <w:bCs/>
          <w:sz w:val="24"/>
          <w:szCs w:val="24"/>
        </w:rPr>
        <w:t>+</w:t>
      </w:r>
      <w:r w:rsidRPr="00814388">
        <w:rPr>
          <w:rFonts w:cstheme="minorHAnsi"/>
          <w:sz w:val="24"/>
          <w:szCs w:val="24"/>
        </w:rPr>
        <w:t xml:space="preserve"> </w:t>
      </w:r>
      <w:r w:rsidRPr="00814388">
        <w:rPr>
          <w:rFonts w:cstheme="minorHAnsi"/>
          <w:b/>
          <w:bCs/>
          <w:sz w:val="24"/>
          <w:szCs w:val="24"/>
        </w:rPr>
        <w:t>Acessar Protocolos</w:t>
      </w:r>
    </w:p>
    <w:p w14:paraId="0ACC4942" w14:textId="77777777" w:rsidR="0028201A" w:rsidRPr="00814388" w:rsidRDefault="0028201A" w:rsidP="0028201A">
      <w:pPr>
        <w:spacing w:after="0"/>
        <w:rPr>
          <w:rFonts w:cstheme="minorHAnsi"/>
          <w:sz w:val="24"/>
          <w:szCs w:val="24"/>
        </w:rPr>
      </w:pPr>
      <w:r w:rsidRPr="00814388">
        <w:rPr>
          <w:rFonts w:cstheme="minorHAnsi"/>
          <w:sz w:val="24"/>
          <w:szCs w:val="24"/>
        </w:rPr>
        <w:t xml:space="preserve">Selecionar um protocolo – Clicar </w:t>
      </w:r>
      <w:r w:rsidRPr="00814388">
        <w:rPr>
          <w:rFonts w:cstheme="minorHAnsi"/>
          <w:noProof/>
          <w:sz w:val="24"/>
          <w:szCs w:val="24"/>
          <w:lang w:eastAsia="pt-BR"/>
        </w:rPr>
        <w:drawing>
          <wp:inline distT="0" distB="0" distL="0" distR="0" wp14:anchorId="452D1CA6" wp14:editId="6EB0D701">
            <wp:extent cx="647700" cy="190500"/>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47700" cy="190500"/>
                    </a:xfrm>
                    <a:prstGeom prst="rect">
                      <a:avLst/>
                    </a:prstGeom>
                  </pic:spPr>
                </pic:pic>
              </a:graphicData>
            </a:graphic>
          </wp:inline>
        </w:drawing>
      </w:r>
      <w:r w:rsidRPr="00814388">
        <w:rPr>
          <w:rFonts w:cstheme="minorHAnsi"/>
          <w:sz w:val="24"/>
          <w:szCs w:val="24"/>
        </w:rPr>
        <w:t xml:space="preserve"> Para abrir os arquivos do protocolo.</w:t>
      </w:r>
    </w:p>
    <w:p w14:paraId="5A232A3D" w14:textId="77777777" w:rsidR="0028201A" w:rsidRPr="00814388" w:rsidRDefault="0028201A" w:rsidP="0028201A">
      <w:pPr>
        <w:rPr>
          <w:rFonts w:cstheme="minorHAnsi"/>
          <w:sz w:val="24"/>
          <w:szCs w:val="24"/>
        </w:rPr>
      </w:pPr>
      <w:r w:rsidRPr="00814388">
        <w:rPr>
          <w:rFonts w:cstheme="minorHAnsi"/>
          <w:sz w:val="24"/>
          <w:szCs w:val="24"/>
        </w:rPr>
        <w:lastRenderedPageBreak/>
        <w:t>Desta forma abrirá os arquivos em sequência para melhor conferência dos documentos enviados, ou selecionar um protocolo e clicar em Abrir Cadastro do Protocolo.</w:t>
      </w:r>
    </w:p>
    <w:p w14:paraId="12184805" w14:textId="77777777" w:rsidR="0028201A" w:rsidRPr="00814388" w:rsidRDefault="0028201A" w:rsidP="0028201A">
      <w:pPr>
        <w:jc w:val="left"/>
        <w:rPr>
          <w:rFonts w:cstheme="minorHAnsi"/>
          <w:b/>
          <w:bCs/>
          <w:sz w:val="24"/>
          <w:szCs w:val="24"/>
        </w:rPr>
      </w:pPr>
      <w:r w:rsidRPr="00814388">
        <w:rPr>
          <w:rFonts w:cstheme="minorHAnsi"/>
          <w:b/>
          <w:bCs/>
          <w:sz w:val="24"/>
          <w:szCs w:val="24"/>
        </w:rPr>
        <w:t>Abertura de Protocolo</w:t>
      </w:r>
      <w:r w:rsidRPr="00814388">
        <w:rPr>
          <w:rFonts w:cstheme="minorHAnsi"/>
          <w:b/>
          <w:bCs/>
          <w:sz w:val="24"/>
          <w:szCs w:val="24"/>
        </w:rPr>
        <w:br/>
      </w:r>
      <w:r w:rsidRPr="00814388">
        <w:rPr>
          <w:rFonts w:cstheme="minorHAnsi"/>
          <w:sz w:val="24"/>
          <w:szCs w:val="24"/>
        </w:rPr>
        <w:t>Nesta aba poderá acessar o cadastro da empresa. Clicar em Razão Social.</w:t>
      </w:r>
    </w:p>
    <w:p w14:paraId="488FA3D5" w14:textId="77777777" w:rsidR="0028201A" w:rsidRPr="00814388" w:rsidRDefault="0028201A" w:rsidP="0028201A">
      <w:pPr>
        <w:spacing w:after="0"/>
        <w:rPr>
          <w:rFonts w:cstheme="minorHAnsi"/>
          <w:b/>
          <w:bCs/>
          <w:sz w:val="24"/>
          <w:szCs w:val="24"/>
        </w:rPr>
      </w:pPr>
      <w:r w:rsidRPr="00814388">
        <w:rPr>
          <w:rFonts w:cstheme="minorHAnsi"/>
          <w:b/>
          <w:bCs/>
          <w:sz w:val="24"/>
          <w:szCs w:val="24"/>
        </w:rPr>
        <w:t>1. Verificações</w:t>
      </w:r>
    </w:p>
    <w:p w14:paraId="498D0F2D" w14:textId="77777777" w:rsidR="0028201A" w:rsidRPr="00814388" w:rsidRDefault="0028201A" w:rsidP="0028201A">
      <w:pPr>
        <w:spacing w:after="0"/>
        <w:rPr>
          <w:rFonts w:cstheme="minorHAnsi"/>
          <w:sz w:val="24"/>
          <w:szCs w:val="24"/>
        </w:rPr>
      </w:pPr>
      <w:r w:rsidRPr="00814388">
        <w:rPr>
          <w:rFonts w:cstheme="minorHAnsi"/>
          <w:b/>
          <w:bCs/>
          <w:sz w:val="24"/>
          <w:szCs w:val="24"/>
        </w:rPr>
        <w:t>1.1</w:t>
      </w:r>
      <w:r w:rsidR="00560259" w:rsidRPr="00814388">
        <w:rPr>
          <w:rFonts w:cstheme="minorHAnsi"/>
          <w:b/>
          <w:bCs/>
          <w:sz w:val="24"/>
          <w:szCs w:val="24"/>
        </w:rPr>
        <w:t>.</w:t>
      </w:r>
      <w:r w:rsidRPr="00814388">
        <w:rPr>
          <w:rFonts w:cstheme="minorHAnsi"/>
          <w:b/>
          <w:bCs/>
          <w:sz w:val="24"/>
          <w:szCs w:val="24"/>
        </w:rPr>
        <w:t xml:space="preserve"> </w:t>
      </w:r>
      <w:r w:rsidRPr="00814388">
        <w:rPr>
          <w:rFonts w:cstheme="minorHAnsi"/>
          <w:sz w:val="24"/>
          <w:szCs w:val="24"/>
        </w:rPr>
        <w:t>Verificar se o protocolo corresponde a empresa onde foi inserido;</w:t>
      </w:r>
    </w:p>
    <w:p w14:paraId="438C014C" w14:textId="77777777" w:rsidR="0028201A" w:rsidRPr="00814388" w:rsidRDefault="0028201A" w:rsidP="0028201A">
      <w:pPr>
        <w:spacing w:after="0"/>
        <w:rPr>
          <w:rFonts w:cstheme="minorHAnsi"/>
          <w:sz w:val="24"/>
          <w:szCs w:val="24"/>
        </w:rPr>
      </w:pPr>
      <w:r w:rsidRPr="00814388">
        <w:rPr>
          <w:rFonts w:cstheme="minorHAnsi"/>
          <w:b/>
          <w:bCs/>
          <w:sz w:val="24"/>
          <w:szCs w:val="24"/>
        </w:rPr>
        <w:t>1.2</w:t>
      </w:r>
      <w:r w:rsidR="00560259" w:rsidRPr="00814388">
        <w:rPr>
          <w:rFonts w:cstheme="minorHAnsi"/>
          <w:b/>
          <w:bCs/>
          <w:sz w:val="24"/>
          <w:szCs w:val="24"/>
        </w:rPr>
        <w:t xml:space="preserve">. </w:t>
      </w:r>
      <w:r w:rsidRPr="00814388">
        <w:rPr>
          <w:rFonts w:cstheme="minorHAnsi"/>
          <w:sz w:val="24"/>
          <w:szCs w:val="24"/>
        </w:rPr>
        <w:t>Verificar se a ocorrência do protocolo está de acordo com a documentação apresentada;</w:t>
      </w:r>
    </w:p>
    <w:p w14:paraId="6D1A932E" w14:textId="77777777" w:rsidR="0028201A" w:rsidRPr="00814388" w:rsidRDefault="00560259" w:rsidP="0028201A">
      <w:pPr>
        <w:spacing w:after="0"/>
        <w:rPr>
          <w:rFonts w:cstheme="minorHAnsi"/>
          <w:sz w:val="24"/>
          <w:szCs w:val="24"/>
        </w:rPr>
      </w:pPr>
      <w:r w:rsidRPr="00814388">
        <w:rPr>
          <w:rFonts w:cstheme="minorHAnsi"/>
          <w:b/>
          <w:bCs/>
          <w:sz w:val="24"/>
          <w:szCs w:val="24"/>
        </w:rPr>
        <w:t xml:space="preserve">1.3. </w:t>
      </w:r>
      <w:r w:rsidRPr="00814388">
        <w:rPr>
          <w:rFonts w:cstheme="minorHAnsi"/>
          <w:bCs/>
          <w:sz w:val="24"/>
          <w:szCs w:val="24"/>
        </w:rPr>
        <w:t>Verificar</w:t>
      </w:r>
      <w:r w:rsidR="0028201A" w:rsidRPr="00814388">
        <w:rPr>
          <w:rFonts w:cstheme="minorHAnsi"/>
          <w:sz w:val="24"/>
          <w:szCs w:val="24"/>
        </w:rPr>
        <w:t xml:space="preserve"> se todos os formulários estão preenchidos e assinados corretamente (nome completo, endereço, telefone, e-mail, </w:t>
      </w:r>
      <w:proofErr w:type="spellStart"/>
      <w:r w:rsidR="0028201A" w:rsidRPr="00814388">
        <w:rPr>
          <w:rFonts w:cstheme="minorHAnsi"/>
          <w:sz w:val="24"/>
          <w:szCs w:val="24"/>
        </w:rPr>
        <w:t>etc</w:t>
      </w:r>
      <w:proofErr w:type="spellEnd"/>
      <w:r w:rsidR="0028201A" w:rsidRPr="00814388">
        <w:rPr>
          <w:rFonts w:cstheme="minorHAnsi"/>
          <w:sz w:val="24"/>
          <w:szCs w:val="24"/>
        </w:rPr>
        <w:t xml:space="preserve">), bem como outros documentos (CTPS, Declarações, Procurações, </w:t>
      </w:r>
      <w:proofErr w:type="spellStart"/>
      <w:r w:rsidR="0028201A" w:rsidRPr="00814388">
        <w:rPr>
          <w:rFonts w:cstheme="minorHAnsi"/>
          <w:sz w:val="24"/>
          <w:szCs w:val="24"/>
        </w:rPr>
        <w:t>etc</w:t>
      </w:r>
      <w:proofErr w:type="spellEnd"/>
      <w:r w:rsidR="0028201A" w:rsidRPr="00814388">
        <w:rPr>
          <w:rFonts w:cstheme="minorHAnsi"/>
          <w:sz w:val="24"/>
          <w:szCs w:val="24"/>
        </w:rPr>
        <w:t>) e se a documentação está completa.</w:t>
      </w:r>
    </w:p>
    <w:p w14:paraId="2F8D2BFF" w14:textId="77777777" w:rsidR="0028201A" w:rsidRPr="00814388" w:rsidRDefault="0028201A" w:rsidP="0028201A">
      <w:pPr>
        <w:spacing w:after="0"/>
        <w:rPr>
          <w:rFonts w:cstheme="minorHAnsi"/>
          <w:sz w:val="24"/>
          <w:szCs w:val="24"/>
        </w:rPr>
      </w:pPr>
      <w:r w:rsidRPr="00814388">
        <w:rPr>
          <w:rFonts w:cstheme="minorHAnsi"/>
          <w:b/>
          <w:sz w:val="24"/>
          <w:szCs w:val="24"/>
        </w:rPr>
        <w:t>1.4</w:t>
      </w:r>
      <w:r w:rsidR="00560259" w:rsidRPr="00814388">
        <w:rPr>
          <w:rFonts w:cstheme="minorHAnsi"/>
          <w:b/>
          <w:sz w:val="24"/>
          <w:szCs w:val="24"/>
        </w:rPr>
        <w:t>.</w:t>
      </w:r>
      <w:r w:rsidRPr="00814388">
        <w:rPr>
          <w:rFonts w:cstheme="minorHAnsi"/>
          <w:b/>
          <w:sz w:val="24"/>
          <w:szCs w:val="24"/>
        </w:rPr>
        <w:t xml:space="preserve"> </w:t>
      </w:r>
      <w:r w:rsidRPr="00814388">
        <w:rPr>
          <w:rFonts w:cstheme="minorHAnsi"/>
          <w:bCs/>
          <w:sz w:val="24"/>
          <w:szCs w:val="24"/>
        </w:rPr>
        <w:t>Verificar se tem outros protocolos para o mesmo estabelecimento, caso houver, deverá abrir para conferência e todos deverão ser conferidos em conjunto, desta forma todos os procedimentos serão analisados na mesma plenária;</w:t>
      </w:r>
    </w:p>
    <w:p w14:paraId="55DD98D9" w14:textId="77777777" w:rsidR="0028201A" w:rsidRPr="00814388" w:rsidRDefault="00560259" w:rsidP="0028201A">
      <w:pPr>
        <w:spacing w:after="0"/>
        <w:rPr>
          <w:rFonts w:cstheme="minorHAnsi"/>
          <w:sz w:val="24"/>
          <w:szCs w:val="24"/>
        </w:rPr>
      </w:pPr>
      <w:r w:rsidRPr="00814388">
        <w:rPr>
          <w:rFonts w:cstheme="minorHAnsi"/>
          <w:b/>
          <w:bCs/>
          <w:sz w:val="24"/>
          <w:szCs w:val="24"/>
        </w:rPr>
        <w:t xml:space="preserve">1.5. </w:t>
      </w:r>
      <w:r w:rsidR="0028201A" w:rsidRPr="00814388">
        <w:rPr>
          <w:rFonts w:cstheme="minorHAnsi"/>
          <w:sz w:val="24"/>
          <w:szCs w:val="24"/>
        </w:rPr>
        <w:t xml:space="preserve">Verificar se o profissional requerente tem responsabilidade técnica por outro estabelecimento ou se não exerce outras atividades (solicitar declaração com horários, conforme art. 14.º da Resolução 357/2001 CFF). No ato do requerimento, o profissional tem que comprovar que possui disponibilidade de horários, a quantidade de RT será limitada pela disponibilidade de horário, respeitadas a vedações legais. </w:t>
      </w:r>
    </w:p>
    <w:p w14:paraId="313D940D" w14:textId="77777777" w:rsidR="0028201A" w:rsidRPr="00814388" w:rsidRDefault="0028201A" w:rsidP="0028201A">
      <w:pPr>
        <w:spacing w:after="0"/>
        <w:rPr>
          <w:rFonts w:cstheme="minorHAnsi"/>
          <w:sz w:val="24"/>
          <w:szCs w:val="24"/>
        </w:rPr>
      </w:pPr>
      <w:r w:rsidRPr="00814388">
        <w:rPr>
          <w:rFonts w:cstheme="minorHAnsi"/>
          <w:sz w:val="24"/>
          <w:szCs w:val="24"/>
        </w:rPr>
        <w:sym w:font="Symbol" w:char="F0B7"/>
      </w:r>
      <w:r w:rsidRPr="00814388">
        <w:rPr>
          <w:rFonts w:cstheme="minorHAnsi"/>
          <w:sz w:val="24"/>
          <w:szCs w:val="24"/>
        </w:rPr>
        <w:t xml:space="preserve"> Para a concessão será considerado a razoabilidade e proporcionalidade, quando a assunção de direção ou assistência técnica for por mais de 16 horas diárias, considerando em estabelecimentos diferentes ou no mesmo estabelecimento, salvo quando o estabelecimento mantém outros farmacêuticos(s), a exemplo dos Substitutos, Assistentes ou DAP, para cobertura da assistência técnica.</w:t>
      </w:r>
    </w:p>
    <w:p w14:paraId="22657AAF" w14:textId="77777777" w:rsidR="0028201A" w:rsidRPr="00814388" w:rsidRDefault="0028201A" w:rsidP="0028201A">
      <w:pPr>
        <w:spacing w:after="0"/>
        <w:rPr>
          <w:rFonts w:cstheme="minorHAnsi"/>
          <w:sz w:val="24"/>
          <w:szCs w:val="24"/>
        </w:rPr>
      </w:pPr>
      <w:r w:rsidRPr="00814388">
        <w:rPr>
          <w:rFonts w:cstheme="minorHAnsi"/>
          <w:sz w:val="24"/>
          <w:szCs w:val="24"/>
        </w:rPr>
        <w:sym w:font="Symbol" w:char="F0B7"/>
      </w:r>
      <w:r w:rsidRPr="00814388">
        <w:rPr>
          <w:rFonts w:cstheme="minorHAnsi"/>
          <w:sz w:val="24"/>
          <w:szCs w:val="24"/>
        </w:rPr>
        <w:t xml:space="preserve"> Registro de responsabilidades técnicas de um mesmo profissional, quando a distância entre os estabelecimentos que se pretende a assunção da responsabilidade técnica for superior a 100km, salvo quando o estabelecimento mantém outros farmacêuticos, a exemplo dos substitutos, Assistentes ou DAP ou não necessitam de declaração de horários de assistência, para cobertura da assistência técnica.</w:t>
      </w:r>
    </w:p>
    <w:p w14:paraId="2A205BC0" w14:textId="77777777" w:rsidR="0028201A" w:rsidRPr="00814388" w:rsidRDefault="0028201A" w:rsidP="0028201A">
      <w:pPr>
        <w:spacing w:after="0"/>
        <w:rPr>
          <w:rFonts w:cstheme="minorHAnsi"/>
          <w:b/>
          <w:bCs/>
          <w:sz w:val="24"/>
          <w:szCs w:val="24"/>
        </w:rPr>
      </w:pPr>
      <w:r w:rsidRPr="00814388">
        <w:rPr>
          <w:rFonts w:cstheme="minorHAnsi"/>
          <w:sz w:val="24"/>
          <w:szCs w:val="24"/>
        </w:rPr>
        <w:t xml:space="preserve">Poderá ter mais de um vínculo, desde que não haja conflito de horários. Permitido ainda a anotação de direção técnica para 01 farmácia hospitalar e 01 comunitária (Lei 5.991/73), 02 farmácias comunitárias ou 01 comunitária e 01 de manipulação (Súmula 413 STJ), considerando a condição de regularidade dos estabelecimentos, conforme previsto em legislação própria (Lei 5.991/73 e Lei 13.021/2014; Laboratório de Análises Clínicas, conforme previsto na RDC ANVISA 302/2005, poderá assumir uma direção técnica de um laboratório e um posto de coleta, ou dois laboratórios, ou dois postos de coleta. </w:t>
      </w:r>
    </w:p>
    <w:p w14:paraId="366C95DD" w14:textId="77777777" w:rsidR="0028201A" w:rsidRPr="00814388" w:rsidRDefault="0028201A" w:rsidP="0028201A">
      <w:pPr>
        <w:spacing w:after="0"/>
        <w:rPr>
          <w:rFonts w:cstheme="minorHAnsi"/>
          <w:sz w:val="24"/>
          <w:szCs w:val="24"/>
        </w:rPr>
      </w:pPr>
      <w:r w:rsidRPr="00814388">
        <w:rPr>
          <w:rFonts w:cstheme="minorHAnsi"/>
          <w:sz w:val="24"/>
          <w:szCs w:val="24"/>
        </w:rPr>
        <w:t xml:space="preserve">O horário de almoço do profissional não poderá ser utilizado para outras atividades como aulas, por exemplo. Exceção: Laboratório com horário precário. </w:t>
      </w:r>
    </w:p>
    <w:p w14:paraId="7EBE1334" w14:textId="77777777" w:rsidR="0028201A" w:rsidRPr="00814388" w:rsidRDefault="0028201A" w:rsidP="0028201A">
      <w:pPr>
        <w:spacing w:after="0"/>
        <w:rPr>
          <w:rFonts w:cstheme="minorHAnsi"/>
          <w:sz w:val="24"/>
          <w:szCs w:val="24"/>
        </w:rPr>
      </w:pPr>
      <w:r w:rsidRPr="00814388">
        <w:rPr>
          <w:rFonts w:cstheme="minorHAnsi"/>
          <w:sz w:val="24"/>
          <w:szCs w:val="24"/>
        </w:rPr>
        <w:t>Verificar se o cadastro do profissional está atualizado - e-mail, telefone e endereço.</w:t>
      </w:r>
    </w:p>
    <w:p w14:paraId="5CF39C83" w14:textId="77777777" w:rsidR="0028201A" w:rsidRPr="00814388" w:rsidRDefault="0028201A" w:rsidP="0028201A">
      <w:pPr>
        <w:spacing w:after="0"/>
        <w:rPr>
          <w:rFonts w:cstheme="minorHAnsi"/>
          <w:sz w:val="24"/>
          <w:szCs w:val="24"/>
        </w:rPr>
      </w:pPr>
      <w:r w:rsidRPr="00814388">
        <w:rPr>
          <w:rFonts w:cstheme="minorHAnsi"/>
          <w:b/>
          <w:bCs/>
          <w:sz w:val="24"/>
          <w:szCs w:val="24"/>
        </w:rPr>
        <w:t>1.6</w:t>
      </w:r>
      <w:r w:rsidR="00560259" w:rsidRPr="00814388">
        <w:rPr>
          <w:rFonts w:cstheme="minorHAnsi"/>
          <w:b/>
          <w:bCs/>
          <w:sz w:val="24"/>
          <w:szCs w:val="24"/>
        </w:rPr>
        <w:t>.</w:t>
      </w:r>
      <w:r w:rsidRPr="00814388">
        <w:rPr>
          <w:rFonts w:cstheme="minorHAnsi"/>
          <w:b/>
          <w:bCs/>
          <w:sz w:val="24"/>
          <w:szCs w:val="24"/>
        </w:rPr>
        <w:t xml:space="preserve"> </w:t>
      </w:r>
      <w:r w:rsidRPr="00814388">
        <w:rPr>
          <w:rFonts w:cstheme="minorHAnsi"/>
          <w:bCs/>
          <w:sz w:val="24"/>
          <w:szCs w:val="24"/>
        </w:rPr>
        <w:t xml:space="preserve">O procedimento somente poderá ser </w:t>
      </w:r>
      <w:r w:rsidRPr="00814388">
        <w:rPr>
          <w:rFonts w:cstheme="minorHAnsi"/>
          <w:b/>
          <w:bCs/>
          <w:sz w:val="24"/>
          <w:szCs w:val="24"/>
        </w:rPr>
        <w:t>finalizado</w:t>
      </w:r>
      <w:r w:rsidRPr="00814388">
        <w:rPr>
          <w:rFonts w:cstheme="minorHAnsi"/>
          <w:bCs/>
          <w:sz w:val="24"/>
          <w:szCs w:val="24"/>
        </w:rPr>
        <w:t xml:space="preserve"> (no SAGICON) com a documentação completa apresentada.</w:t>
      </w:r>
    </w:p>
    <w:p w14:paraId="08C839B7" w14:textId="77777777" w:rsidR="0028201A" w:rsidRPr="00814388" w:rsidRDefault="0028201A" w:rsidP="0028201A">
      <w:pPr>
        <w:spacing w:after="0"/>
        <w:rPr>
          <w:rFonts w:cstheme="minorHAnsi"/>
          <w:bCs/>
          <w:sz w:val="24"/>
          <w:szCs w:val="24"/>
        </w:rPr>
      </w:pPr>
      <w:r w:rsidRPr="00814388">
        <w:rPr>
          <w:rFonts w:cstheme="minorHAnsi"/>
          <w:bCs/>
          <w:sz w:val="24"/>
          <w:szCs w:val="24"/>
        </w:rPr>
        <w:t>Quando o preenchimento ou a documentação estiver incorreta, incompleta ou rasurada deverá ser solicitado a correção. Se não houver correção no prazo solicitado o procedimento será indeferido.</w:t>
      </w:r>
    </w:p>
    <w:p w14:paraId="045AD915" w14:textId="77777777" w:rsidR="0028201A" w:rsidRPr="00814388" w:rsidRDefault="0028201A" w:rsidP="0028201A">
      <w:pPr>
        <w:autoSpaceDE w:val="0"/>
        <w:autoSpaceDN w:val="0"/>
        <w:adjustRightInd w:val="0"/>
        <w:spacing w:after="0"/>
        <w:rPr>
          <w:rFonts w:cstheme="minorHAnsi"/>
          <w:b/>
          <w:bCs/>
          <w:sz w:val="24"/>
          <w:szCs w:val="24"/>
        </w:rPr>
      </w:pPr>
    </w:p>
    <w:p w14:paraId="2C46A590" w14:textId="77777777" w:rsidR="0028201A" w:rsidRPr="00814388" w:rsidRDefault="0028201A" w:rsidP="0028201A">
      <w:pPr>
        <w:autoSpaceDE w:val="0"/>
        <w:autoSpaceDN w:val="0"/>
        <w:adjustRightInd w:val="0"/>
        <w:spacing w:after="0"/>
        <w:rPr>
          <w:rFonts w:cstheme="minorHAnsi"/>
          <w:color w:val="000000"/>
          <w:sz w:val="24"/>
          <w:szCs w:val="24"/>
        </w:rPr>
      </w:pPr>
      <w:r w:rsidRPr="00814388">
        <w:rPr>
          <w:rFonts w:cstheme="minorHAnsi"/>
          <w:b/>
          <w:bCs/>
          <w:sz w:val="24"/>
          <w:szCs w:val="24"/>
        </w:rPr>
        <w:t>A.</w:t>
      </w:r>
      <w:r w:rsidRPr="00814388">
        <w:rPr>
          <w:rFonts w:cstheme="minorHAnsi"/>
          <w:sz w:val="24"/>
          <w:szCs w:val="24"/>
        </w:rPr>
        <w:t xml:space="preserve"> </w:t>
      </w:r>
      <w:r w:rsidRPr="00814388">
        <w:rPr>
          <w:rFonts w:cstheme="minorHAnsi"/>
          <w:b/>
          <w:bCs/>
          <w:sz w:val="24"/>
          <w:szCs w:val="24"/>
        </w:rPr>
        <w:t xml:space="preserve">DOCUMENTAÇÃO INCORRETA </w:t>
      </w:r>
      <w:r w:rsidRPr="00814388">
        <w:rPr>
          <w:rFonts w:cstheme="minorHAnsi"/>
          <w:sz w:val="24"/>
          <w:szCs w:val="24"/>
        </w:rPr>
        <w:t>no protocolo inserido no CRF em casa</w:t>
      </w:r>
      <w:r w:rsidRPr="00814388">
        <w:rPr>
          <w:rFonts w:cstheme="minorHAnsi"/>
          <w:color w:val="000000"/>
          <w:sz w:val="24"/>
          <w:szCs w:val="24"/>
        </w:rPr>
        <w:t>:</w:t>
      </w:r>
    </w:p>
    <w:p w14:paraId="2D4A623A" w14:textId="77777777" w:rsidR="0028201A" w:rsidRPr="00814388" w:rsidRDefault="0028201A" w:rsidP="0028201A">
      <w:pPr>
        <w:autoSpaceDE w:val="0"/>
        <w:autoSpaceDN w:val="0"/>
        <w:adjustRightInd w:val="0"/>
        <w:spacing w:after="0"/>
        <w:rPr>
          <w:rFonts w:cstheme="minorHAnsi"/>
          <w:color w:val="000000"/>
          <w:sz w:val="24"/>
          <w:szCs w:val="24"/>
        </w:rPr>
      </w:pPr>
      <w:r w:rsidRPr="00814388">
        <w:rPr>
          <w:rFonts w:cstheme="minorHAnsi"/>
          <w:color w:val="000000"/>
          <w:sz w:val="24"/>
          <w:szCs w:val="24"/>
        </w:rPr>
        <w:t>Clicar em alterar, para evoluir o protocolo, solicitando a correção.</w:t>
      </w:r>
    </w:p>
    <w:p w14:paraId="19A7078A" w14:textId="77777777" w:rsidR="0028201A" w:rsidRPr="00814388" w:rsidRDefault="0028201A" w:rsidP="0028201A">
      <w:pPr>
        <w:autoSpaceDE w:val="0"/>
        <w:autoSpaceDN w:val="0"/>
        <w:adjustRightInd w:val="0"/>
        <w:spacing w:after="0"/>
        <w:rPr>
          <w:rFonts w:cstheme="minorHAnsi"/>
          <w:b/>
          <w:bCs/>
          <w:color w:val="000000"/>
          <w:sz w:val="24"/>
          <w:szCs w:val="24"/>
          <w:u w:val="single"/>
        </w:rPr>
      </w:pPr>
      <w:r w:rsidRPr="00814388">
        <w:rPr>
          <w:rFonts w:cstheme="minorHAnsi"/>
          <w:b/>
          <w:bCs/>
          <w:color w:val="000000"/>
          <w:sz w:val="24"/>
          <w:szCs w:val="24"/>
          <w:u w:val="single"/>
        </w:rPr>
        <w:t>Evolução</w:t>
      </w:r>
    </w:p>
    <w:p w14:paraId="37D90303" w14:textId="77777777" w:rsidR="0028201A" w:rsidRPr="00814388" w:rsidRDefault="0028201A" w:rsidP="0028201A">
      <w:pPr>
        <w:autoSpaceDE w:val="0"/>
        <w:autoSpaceDN w:val="0"/>
        <w:adjustRightInd w:val="0"/>
        <w:spacing w:after="0"/>
        <w:rPr>
          <w:rFonts w:cstheme="minorHAnsi"/>
          <w:color w:val="000000"/>
          <w:sz w:val="24"/>
          <w:szCs w:val="24"/>
        </w:rPr>
      </w:pPr>
      <w:r w:rsidRPr="00814388">
        <w:rPr>
          <w:rFonts w:cstheme="minorHAnsi"/>
          <w:color w:val="000000"/>
          <w:sz w:val="24"/>
          <w:szCs w:val="24"/>
        </w:rPr>
        <w:t xml:space="preserve">Clicar em Inserir Evolução, Encaminhar CRF em casa. </w:t>
      </w:r>
    </w:p>
    <w:p w14:paraId="1B5567AE" w14:textId="77777777" w:rsidR="0028201A" w:rsidRPr="00814388" w:rsidRDefault="0028201A" w:rsidP="0028201A">
      <w:pPr>
        <w:autoSpaceDE w:val="0"/>
        <w:autoSpaceDN w:val="0"/>
        <w:adjustRightInd w:val="0"/>
        <w:spacing w:after="0"/>
        <w:rPr>
          <w:rFonts w:cstheme="minorHAnsi"/>
          <w:b/>
          <w:bCs/>
          <w:color w:val="000000"/>
          <w:sz w:val="24"/>
          <w:szCs w:val="24"/>
          <w:u w:val="single"/>
        </w:rPr>
      </w:pPr>
      <w:r w:rsidRPr="00814388">
        <w:rPr>
          <w:rFonts w:cstheme="minorHAnsi"/>
          <w:b/>
          <w:bCs/>
          <w:color w:val="000000"/>
          <w:sz w:val="24"/>
          <w:szCs w:val="24"/>
          <w:u w:val="single"/>
        </w:rPr>
        <w:t>Evolução</w:t>
      </w:r>
    </w:p>
    <w:p w14:paraId="36772CAB" w14:textId="77777777" w:rsidR="0028201A" w:rsidRPr="00814388" w:rsidRDefault="0028201A" w:rsidP="0028201A">
      <w:pPr>
        <w:autoSpaceDE w:val="0"/>
        <w:autoSpaceDN w:val="0"/>
        <w:adjustRightInd w:val="0"/>
        <w:spacing w:after="0"/>
        <w:rPr>
          <w:rFonts w:cstheme="minorHAnsi"/>
          <w:sz w:val="24"/>
          <w:szCs w:val="24"/>
        </w:rPr>
      </w:pPr>
      <w:r w:rsidRPr="00814388">
        <w:rPr>
          <w:rFonts w:cstheme="minorHAnsi"/>
          <w:b/>
          <w:bCs/>
          <w:color w:val="000000"/>
          <w:sz w:val="24"/>
          <w:szCs w:val="24"/>
        </w:rPr>
        <w:t>Local da evolução</w:t>
      </w:r>
      <w:r w:rsidRPr="00814388">
        <w:rPr>
          <w:rFonts w:cstheme="minorHAnsi"/>
          <w:b/>
          <w:bCs/>
          <w:color w:val="000000"/>
          <w:sz w:val="24"/>
          <w:szCs w:val="24"/>
        </w:rPr>
        <w:sym w:font="Wingdings" w:char="F0E0"/>
      </w:r>
      <w:r w:rsidRPr="00814388">
        <w:rPr>
          <w:rFonts w:cstheme="minorHAnsi"/>
          <w:b/>
          <w:bCs/>
          <w:color w:val="000000"/>
          <w:sz w:val="24"/>
          <w:szCs w:val="24"/>
        </w:rPr>
        <w:t xml:space="preserve"> </w:t>
      </w:r>
      <w:r w:rsidR="00A411C7" w:rsidRPr="00814388">
        <w:rPr>
          <w:rFonts w:cstheme="minorHAnsi"/>
          <w:bCs/>
          <w:color w:val="000000"/>
          <w:sz w:val="24"/>
          <w:szCs w:val="24"/>
        </w:rPr>
        <w:t>04 - Recepção</w:t>
      </w:r>
      <w:r w:rsidRPr="00814388">
        <w:rPr>
          <w:rFonts w:cstheme="minorHAnsi"/>
          <w:sz w:val="24"/>
          <w:szCs w:val="24"/>
        </w:rPr>
        <w:t>;</w:t>
      </w:r>
    </w:p>
    <w:p w14:paraId="14F96747" w14:textId="77777777" w:rsidR="0028201A" w:rsidRPr="00814388" w:rsidRDefault="0028201A" w:rsidP="0028201A">
      <w:pPr>
        <w:autoSpaceDE w:val="0"/>
        <w:autoSpaceDN w:val="0"/>
        <w:adjustRightInd w:val="0"/>
        <w:spacing w:after="0"/>
        <w:rPr>
          <w:rFonts w:cstheme="minorHAnsi"/>
          <w:b/>
          <w:bCs/>
          <w:sz w:val="24"/>
          <w:szCs w:val="24"/>
        </w:rPr>
      </w:pPr>
      <w:r w:rsidRPr="00814388">
        <w:rPr>
          <w:rFonts w:cstheme="minorHAnsi"/>
          <w:b/>
          <w:bCs/>
          <w:sz w:val="24"/>
          <w:szCs w:val="24"/>
        </w:rPr>
        <w:t xml:space="preserve">Situação </w:t>
      </w:r>
      <w:r w:rsidRPr="00814388">
        <w:rPr>
          <w:rFonts w:cstheme="minorHAnsi"/>
          <w:b/>
          <w:bCs/>
          <w:sz w:val="24"/>
          <w:szCs w:val="24"/>
        </w:rPr>
        <w:sym w:font="Wingdings" w:char="F0E0"/>
      </w:r>
      <w:r w:rsidRPr="00814388">
        <w:rPr>
          <w:rFonts w:cstheme="minorHAnsi"/>
          <w:b/>
          <w:bCs/>
          <w:sz w:val="24"/>
          <w:szCs w:val="24"/>
        </w:rPr>
        <w:t xml:space="preserve"> </w:t>
      </w:r>
      <w:r w:rsidRPr="00814388">
        <w:rPr>
          <w:rFonts w:cstheme="minorHAnsi"/>
          <w:sz w:val="24"/>
          <w:szCs w:val="24"/>
        </w:rPr>
        <w:t>25 – Aguardando resposta do requerente;</w:t>
      </w:r>
    </w:p>
    <w:p w14:paraId="3EFBC963" w14:textId="77777777" w:rsidR="0028201A" w:rsidRPr="00814388" w:rsidRDefault="0028201A" w:rsidP="0028201A">
      <w:pPr>
        <w:autoSpaceDE w:val="0"/>
        <w:autoSpaceDN w:val="0"/>
        <w:adjustRightInd w:val="0"/>
        <w:spacing w:after="0"/>
        <w:rPr>
          <w:rFonts w:cstheme="minorHAnsi"/>
          <w:color w:val="FF0000"/>
          <w:sz w:val="24"/>
          <w:szCs w:val="24"/>
        </w:rPr>
      </w:pPr>
      <w:r w:rsidRPr="00814388">
        <w:rPr>
          <w:rFonts w:cstheme="minorHAnsi"/>
          <w:b/>
          <w:bCs/>
          <w:sz w:val="24"/>
          <w:szCs w:val="24"/>
        </w:rPr>
        <w:t>Julgamento</w:t>
      </w:r>
      <w:r w:rsidRPr="00814388">
        <w:rPr>
          <w:rFonts w:cstheme="minorHAnsi"/>
          <w:b/>
          <w:bCs/>
          <w:sz w:val="24"/>
          <w:szCs w:val="24"/>
        </w:rPr>
        <w:sym w:font="Wingdings" w:char="F0E0"/>
      </w:r>
      <w:r w:rsidRPr="00814388">
        <w:rPr>
          <w:rFonts w:cstheme="minorHAnsi"/>
          <w:b/>
          <w:bCs/>
          <w:sz w:val="24"/>
          <w:szCs w:val="24"/>
        </w:rPr>
        <w:t xml:space="preserve"> </w:t>
      </w:r>
      <w:r w:rsidRPr="00814388">
        <w:rPr>
          <w:rFonts w:cstheme="minorHAnsi"/>
          <w:sz w:val="24"/>
          <w:szCs w:val="24"/>
        </w:rPr>
        <w:t>18 – Solicitação ao requerente;</w:t>
      </w:r>
    </w:p>
    <w:p w14:paraId="5C69B673" w14:textId="77777777" w:rsidR="0028201A" w:rsidRPr="00814388" w:rsidRDefault="0028201A" w:rsidP="0028201A">
      <w:pPr>
        <w:autoSpaceDE w:val="0"/>
        <w:autoSpaceDN w:val="0"/>
        <w:adjustRightInd w:val="0"/>
        <w:spacing w:after="0"/>
        <w:rPr>
          <w:rFonts w:cstheme="minorHAnsi"/>
          <w:b/>
          <w:bCs/>
          <w:sz w:val="24"/>
          <w:szCs w:val="24"/>
        </w:rPr>
      </w:pPr>
      <w:r w:rsidRPr="00814388">
        <w:rPr>
          <w:rFonts w:cstheme="minorHAnsi"/>
          <w:b/>
          <w:bCs/>
          <w:sz w:val="24"/>
          <w:szCs w:val="24"/>
        </w:rPr>
        <w:lastRenderedPageBreak/>
        <w:t xml:space="preserve">Local Encaminhamento </w:t>
      </w:r>
      <w:r w:rsidRPr="00814388">
        <w:rPr>
          <w:rFonts w:cstheme="minorHAnsi"/>
          <w:b/>
          <w:bCs/>
          <w:sz w:val="24"/>
          <w:szCs w:val="24"/>
        </w:rPr>
        <w:sym w:font="Wingdings" w:char="F0E0"/>
      </w:r>
      <w:r w:rsidRPr="00814388">
        <w:rPr>
          <w:rFonts w:cstheme="minorHAnsi"/>
          <w:b/>
          <w:bCs/>
          <w:sz w:val="24"/>
          <w:szCs w:val="24"/>
        </w:rPr>
        <w:t xml:space="preserve"> </w:t>
      </w:r>
      <w:r w:rsidRPr="00814388">
        <w:rPr>
          <w:rFonts w:cstheme="minorHAnsi"/>
          <w:sz w:val="24"/>
          <w:szCs w:val="24"/>
        </w:rPr>
        <w:t>32 – CRF em casa.</w:t>
      </w:r>
    </w:p>
    <w:p w14:paraId="5E8951A9" w14:textId="77777777" w:rsidR="0028201A" w:rsidRDefault="0028201A" w:rsidP="0028201A">
      <w:pPr>
        <w:autoSpaceDE w:val="0"/>
        <w:autoSpaceDN w:val="0"/>
        <w:adjustRightInd w:val="0"/>
        <w:spacing w:after="0"/>
        <w:rPr>
          <w:rFonts w:cstheme="minorHAnsi"/>
          <w:b/>
          <w:bCs/>
          <w:color w:val="000000"/>
          <w:sz w:val="24"/>
          <w:szCs w:val="24"/>
        </w:rPr>
      </w:pPr>
      <w:r w:rsidRPr="00814388">
        <w:rPr>
          <w:rFonts w:cstheme="minorHAnsi"/>
          <w:b/>
          <w:bCs/>
          <w:color w:val="000000"/>
          <w:sz w:val="24"/>
          <w:szCs w:val="24"/>
        </w:rPr>
        <w:t>Parecer</w:t>
      </w:r>
    </w:p>
    <w:p w14:paraId="05B90CE4" w14:textId="77777777" w:rsidR="00210E80" w:rsidRPr="00814388" w:rsidRDefault="00210E80" w:rsidP="0028201A">
      <w:pPr>
        <w:autoSpaceDE w:val="0"/>
        <w:autoSpaceDN w:val="0"/>
        <w:adjustRightInd w:val="0"/>
        <w:spacing w:after="0"/>
        <w:rPr>
          <w:rFonts w:cstheme="minorHAnsi"/>
          <w:color w:val="000000"/>
          <w:sz w:val="24"/>
          <w:szCs w:val="24"/>
        </w:rPr>
      </w:pPr>
    </w:p>
    <w:p w14:paraId="550EB236" w14:textId="77777777" w:rsidR="0028201A" w:rsidRPr="00814388" w:rsidRDefault="0028201A" w:rsidP="0028201A">
      <w:pPr>
        <w:autoSpaceDE w:val="0"/>
        <w:autoSpaceDN w:val="0"/>
        <w:adjustRightInd w:val="0"/>
        <w:spacing w:after="0"/>
        <w:rPr>
          <w:rFonts w:cstheme="minorHAnsi"/>
          <w:sz w:val="24"/>
          <w:szCs w:val="24"/>
        </w:rPr>
      </w:pPr>
      <w:r w:rsidRPr="00814388">
        <w:rPr>
          <w:rFonts w:cstheme="minorHAnsi"/>
          <w:sz w:val="24"/>
          <w:szCs w:val="24"/>
        </w:rPr>
        <w:t>“Documentação incorreta. Enviar/anexar no prazo de 01 (um) dia útil.</w:t>
      </w:r>
    </w:p>
    <w:p w14:paraId="2FD79816" w14:textId="77777777" w:rsidR="0028201A" w:rsidRPr="00814388" w:rsidRDefault="0028201A" w:rsidP="0028201A">
      <w:pPr>
        <w:autoSpaceDE w:val="0"/>
        <w:autoSpaceDN w:val="0"/>
        <w:adjustRightInd w:val="0"/>
        <w:spacing w:after="0"/>
        <w:rPr>
          <w:rFonts w:cstheme="minorHAnsi"/>
          <w:sz w:val="24"/>
          <w:szCs w:val="24"/>
        </w:rPr>
      </w:pPr>
      <w:r w:rsidRPr="00814388">
        <w:rPr>
          <w:rFonts w:cstheme="minorHAnsi"/>
          <w:sz w:val="24"/>
          <w:szCs w:val="24"/>
          <w:u w:val="single"/>
        </w:rPr>
        <w:t>Escrever o que falta na documentação em letras minúsculas, de maneira clara e cordial, colocando os documentos solicitados em tópicos para maior entendimento</w:t>
      </w:r>
      <w:r w:rsidRPr="00814388">
        <w:rPr>
          <w:rFonts w:cstheme="minorHAnsi"/>
          <w:sz w:val="24"/>
          <w:szCs w:val="24"/>
        </w:rPr>
        <w:t xml:space="preserve">. </w:t>
      </w:r>
    </w:p>
    <w:p w14:paraId="61754293" w14:textId="77777777" w:rsidR="008E4A1D" w:rsidRDefault="008E4A1D" w:rsidP="008E4A1D">
      <w:pPr>
        <w:autoSpaceDE w:val="0"/>
        <w:autoSpaceDN w:val="0"/>
        <w:adjustRightInd w:val="0"/>
        <w:spacing w:after="0"/>
        <w:rPr>
          <w:rFonts w:cstheme="minorHAnsi"/>
          <w:sz w:val="24"/>
          <w:szCs w:val="24"/>
        </w:rPr>
      </w:pPr>
      <w:r w:rsidRPr="00814388">
        <w:rPr>
          <w:rFonts w:cstheme="minorHAnsi"/>
          <w:sz w:val="24"/>
          <w:szCs w:val="24"/>
        </w:rPr>
        <w:t xml:space="preserve">Alertamos que documentos enviados errados ou não enviados dentro do prazo estará sujeito ao indeferimento com necessidade de reinício do procedimento.” </w:t>
      </w:r>
    </w:p>
    <w:p w14:paraId="7CF24EFE" w14:textId="6EDC14B6" w:rsidR="0028201A" w:rsidRDefault="0028201A" w:rsidP="0028201A">
      <w:pPr>
        <w:autoSpaceDE w:val="0"/>
        <w:autoSpaceDN w:val="0"/>
        <w:adjustRightInd w:val="0"/>
        <w:spacing w:after="0"/>
        <w:rPr>
          <w:rFonts w:cstheme="minorHAnsi"/>
          <w:sz w:val="24"/>
          <w:szCs w:val="24"/>
        </w:rPr>
      </w:pPr>
    </w:p>
    <w:p w14:paraId="7FA13ADC" w14:textId="77777777" w:rsidR="00210E80" w:rsidRDefault="00210E80" w:rsidP="0028201A">
      <w:pPr>
        <w:autoSpaceDE w:val="0"/>
        <w:autoSpaceDN w:val="0"/>
        <w:adjustRightInd w:val="0"/>
        <w:spacing w:after="0"/>
        <w:rPr>
          <w:rFonts w:cstheme="minorHAnsi"/>
          <w:sz w:val="24"/>
          <w:szCs w:val="24"/>
        </w:rPr>
      </w:pPr>
    </w:p>
    <w:p w14:paraId="7811F7DD" w14:textId="13C6E43A" w:rsidR="006138EB" w:rsidRPr="00814388" w:rsidRDefault="006138EB" w:rsidP="006138EB">
      <w:pPr>
        <w:autoSpaceDE w:val="0"/>
        <w:autoSpaceDN w:val="0"/>
        <w:adjustRightInd w:val="0"/>
        <w:spacing w:after="0"/>
        <w:rPr>
          <w:rFonts w:cstheme="minorHAnsi"/>
          <w:sz w:val="24"/>
          <w:szCs w:val="24"/>
        </w:rPr>
      </w:pPr>
      <w:r w:rsidRPr="00814388">
        <w:rPr>
          <w:rFonts w:cstheme="minorHAnsi"/>
          <w:sz w:val="24"/>
          <w:szCs w:val="24"/>
        </w:rPr>
        <w:t xml:space="preserve">“Documentação </w:t>
      </w:r>
      <w:r>
        <w:rPr>
          <w:rFonts w:cstheme="minorHAnsi"/>
          <w:sz w:val="24"/>
          <w:szCs w:val="24"/>
        </w:rPr>
        <w:t>incompleta</w:t>
      </w:r>
      <w:r w:rsidRPr="00814388">
        <w:rPr>
          <w:rFonts w:cstheme="minorHAnsi"/>
          <w:sz w:val="24"/>
          <w:szCs w:val="24"/>
        </w:rPr>
        <w:t>. Enviar/anexar no prazo de 01 (um) dia útil.</w:t>
      </w:r>
    </w:p>
    <w:p w14:paraId="645EC867" w14:textId="77777777" w:rsidR="006138EB" w:rsidRPr="00814388" w:rsidRDefault="006138EB" w:rsidP="006138EB">
      <w:pPr>
        <w:autoSpaceDE w:val="0"/>
        <w:autoSpaceDN w:val="0"/>
        <w:adjustRightInd w:val="0"/>
        <w:spacing w:after="0"/>
        <w:rPr>
          <w:rFonts w:cstheme="minorHAnsi"/>
          <w:sz w:val="24"/>
          <w:szCs w:val="24"/>
        </w:rPr>
      </w:pPr>
      <w:r w:rsidRPr="00814388">
        <w:rPr>
          <w:rFonts w:cstheme="minorHAnsi"/>
          <w:sz w:val="24"/>
          <w:szCs w:val="24"/>
          <w:u w:val="single"/>
        </w:rPr>
        <w:t>Escrever o que falta na documentação em letras minúsculas, de maneira clara e cordial, colocando os documentos solicitados em tópicos para maior entendimento</w:t>
      </w:r>
      <w:r w:rsidRPr="00814388">
        <w:rPr>
          <w:rFonts w:cstheme="minorHAnsi"/>
          <w:sz w:val="24"/>
          <w:szCs w:val="24"/>
        </w:rPr>
        <w:t xml:space="preserve">. </w:t>
      </w:r>
    </w:p>
    <w:p w14:paraId="233AFFA5" w14:textId="77777777" w:rsidR="006138EB" w:rsidRDefault="006138EB" w:rsidP="006138EB">
      <w:pPr>
        <w:autoSpaceDE w:val="0"/>
        <w:autoSpaceDN w:val="0"/>
        <w:adjustRightInd w:val="0"/>
        <w:spacing w:after="0"/>
        <w:rPr>
          <w:rFonts w:cstheme="minorHAnsi"/>
          <w:sz w:val="24"/>
          <w:szCs w:val="24"/>
        </w:rPr>
      </w:pPr>
      <w:r w:rsidRPr="00814388">
        <w:rPr>
          <w:rFonts w:cstheme="minorHAnsi"/>
          <w:sz w:val="24"/>
          <w:szCs w:val="24"/>
        </w:rPr>
        <w:t xml:space="preserve">Alertamos que documentos enviados errados ou não enviados dentro do prazo estará sujeito ao indeferimento com necessidade de reinício do procedimento.” </w:t>
      </w:r>
    </w:p>
    <w:p w14:paraId="1D7ED685" w14:textId="77777777" w:rsidR="006138EB" w:rsidRDefault="006138EB" w:rsidP="0028201A">
      <w:pPr>
        <w:autoSpaceDE w:val="0"/>
        <w:autoSpaceDN w:val="0"/>
        <w:adjustRightInd w:val="0"/>
        <w:spacing w:after="0"/>
        <w:rPr>
          <w:rFonts w:cstheme="minorHAnsi"/>
          <w:sz w:val="24"/>
          <w:szCs w:val="24"/>
        </w:rPr>
      </w:pPr>
    </w:p>
    <w:p w14:paraId="0A631699" w14:textId="780B9B00" w:rsidR="002B7F07" w:rsidRPr="00814388" w:rsidRDefault="002B7F07" w:rsidP="002B7F07">
      <w:pPr>
        <w:autoSpaceDE w:val="0"/>
        <w:autoSpaceDN w:val="0"/>
        <w:adjustRightInd w:val="0"/>
        <w:spacing w:after="0"/>
        <w:rPr>
          <w:rFonts w:cstheme="minorHAnsi"/>
          <w:sz w:val="24"/>
          <w:szCs w:val="24"/>
        </w:rPr>
      </w:pPr>
      <w:r w:rsidRPr="00814388">
        <w:rPr>
          <w:rFonts w:cstheme="minorHAnsi"/>
          <w:sz w:val="24"/>
          <w:szCs w:val="24"/>
        </w:rPr>
        <w:t>“Documentação. Enviar/anexar no prazo de 01 (um) dia útil.</w:t>
      </w:r>
    </w:p>
    <w:p w14:paraId="53A9F79A" w14:textId="77777777" w:rsidR="002B7F07" w:rsidRDefault="002B7F07" w:rsidP="002B7F07">
      <w:pPr>
        <w:autoSpaceDE w:val="0"/>
        <w:autoSpaceDN w:val="0"/>
        <w:adjustRightInd w:val="0"/>
        <w:spacing w:after="0"/>
        <w:rPr>
          <w:rFonts w:cstheme="minorHAnsi"/>
          <w:sz w:val="24"/>
          <w:szCs w:val="24"/>
        </w:rPr>
      </w:pPr>
    </w:p>
    <w:p w14:paraId="4A2585CB" w14:textId="77777777" w:rsidR="002B7F07" w:rsidRDefault="002B7F07" w:rsidP="002B7F07">
      <w:pPr>
        <w:autoSpaceDE w:val="0"/>
        <w:autoSpaceDN w:val="0"/>
        <w:adjustRightInd w:val="0"/>
        <w:spacing w:after="0"/>
        <w:rPr>
          <w:rFonts w:cstheme="minorHAnsi"/>
          <w:sz w:val="24"/>
          <w:szCs w:val="24"/>
        </w:rPr>
      </w:pPr>
    </w:p>
    <w:p w14:paraId="40A9FEE6" w14:textId="77777777" w:rsidR="002B7F07" w:rsidRDefault="002B7F07" w:rsidP="002B7F07">
      <w:pPr>
        <w:autoSpaceDE w:val="0"/>
        <w:autoSpaceDN w:val="0"/>
        <w:adjustRightInd w:val="0"/>
        <w:spacing w:after="0"/>
        <w:rPr>
          <w:rFonts w:cstheme="minorHAnsi"/>
          <w:sz w:val="24"/>
          <w:szCs w:val="24"/>
        </w:rPr>
      </w:pPr>
    </w:p>
    <w:p w14:paraId="77F40B02" w14:textId="3A8CA530" w:rsidR="002B7F07" w:rsidRDefault="002B7F07" w:rsidP="002B7F07">
      <w:pPr>
        <w:autoSpaceDE w:val="0"/>
        <w:autoSpaceDN w:val="0"/>
        <w:adjustRightInd w:val="0"/>
        <w:spacing w:after="0"/>
        <w:rPr>
          <w:rFonts w:cstheme="minorHAnsi"/>
          <w:sz w:val="24"/>
          <w:szCs w:val="24"/>
        </w:rPr>
      </w:pPr>
      <w:r w:rsidRPr="00814388">
        <w:rPr>
          <w:rFonts w:cstheme="minorHAnsi"/>
          <w:sz w:val="24"/>
          <w:szCs w:val="24"/>
        </w:rPr>
        <w:t xml:space="preserve">Alertamos que documentos enviados errados ou não enviados dentro do prazo estará sujeito ao indeferimento com necessidade de reinício do procedimento.” </w:t>
      </w:r>
    </w:p>
    <w:p w14:paraId="68574C00" w14:textId="77777777" w:rsidR="002B7F07" w:rsidRDefault="002B7F07" w:rsidP="002B7F07">
      <w:pPr>
        <w:autoSpaceDE w:val="0"/>
        <w:autoSpaceDN w:val="0"/>
        <w:adjustRightInd w:val="0"/>
        <w:spacing w:after="0"/>
        <w:rPr>
          <w:rFonts w:cstheme="minorHAnsi"/>
          <w:sz w:val="24"/>
          <w:szCs w:val="24"/>
        </w:rPr>
      </w:pPr>
    </w:p>
    <w:p w14:paraId="2177C23B" w14:textId="77777777" w:rsidR="002B7F07" w:rsidRDefault="002B7F07" w:rsidP="0028201A">
      <w:pPr>
        <w:autoSpaceDE w:val="0"/>
        <w:autoSpaceDN w:val="0"/>
        <w:adjustRightInd w:val="0"/>
        <w:spacing w:after="0"/>
        <w:rPr>
          <w:rFonts w:cstheme="minorHAnsi"/>
          <w:sz w:val="24"/>
          <w:szCs w:val="24"/>
        </w:rPr>
      </w:pPr>
    </w:p>
    <w:p w14:paraId="45B35294" w14:textId="77777777" w:rsidR="006138EB" w:rsidRDefault="006138EB" w:rsidP="0028201A">
      <w:pPr>
        <w:autoSpaceDE w:val="0"/>
        <w:autoSpaceDN w:val="0"/>
        <w:adjustRightInd w:val="0"/>
        <w:spacing w:after="0"/>
        <w:rPr>
          <w:rFonts w:cstheme="minorHAnsi"/>
          <w:sz w:val="24"/>
          <w:szCs w:val="24"/>
        </w:rPr>
      </w:pPr>
    </w:p>
    <w:p w14:paraId="78143842" w14:textId="77777777" w:rsidR="006138EB" w:rsidRDefault="006138EB" w:rsidP="0028201A">
      <w:pPr>
        <w:autoSpaceDE w:val="0"/>
        <w:autoSpaceDN w:val="0"/>
        <w:adjustRightInd w:val="0"/>
        <w:spacing w:after="0"/>
        <w:rPr>
          <w:rFonts w:cstheme="minorHAnsi"/>
          <w:sz w:val="24"/>
          <w:szCs w:val="24"/>
        </w:rPr>
      </w:pPr>
    </w:p>
    <w:p w14:paraId="545DAF14" w14:textId="77777777" w:rsidR="006138EB" w:rsidRDefault="006138EB" w:rsidP="0028201A">
      <w:pPr>
        <w:autoSpaceDE w:val="0"/>
        <w:autoSpaceDN w:val="0"/>
        <w:adjustRightInd w:val="0"/>
        <w:spacing w:after="0"/>
        <w:rPr>
          <w:rFonts w:cstheme="minorHAnsi"/>
          <w:sz w:val="24"/>
          <w:szCs w:val="24"/>
        </w:rPr>
      </w:pPr>
    </w:p>
    <w:p w14:paraId="4179C89D" w14:textId="77777777" w:rsidR="006138EB" w:rsidRPr="00814388" w:rsidRDefault="006138EB" w:rsidP="0028201A">
      <w:pPr>
        <w:autoSpaceDE w:val="0"/>
        <w:autoSpaceDN w:val="0"/>
        <w:adjustRightInd w:val="0"/>
        <w:spacing w:after="0"/>
        <w:rPr>
          <w:rFonts w:cstheme="minorHAnsi"/>
          <w:sz w:val="24"/>
          <w:szCs w:val="24"/>
        </w:rPr>
      </w:pPr>
    </w:p>
    <w:p w14:paraId="76CD5FA7" w14:textId="77777777" w:rsidR="0028201A" w:rsidRPr="00814388" w:rsidRDefault="0028201A" w:rsidP="0028201A">
      <w:pPr>
        <w:spacing w:after="0"/>
        <w:rPr>
          <w:rFonts w:cstheme="minorHAnsi"/>
          <w:sz w:val="24"/>
          <w:szCs w:val="24"/>
        </w:rPr>
      </w:pPr>
      <w:r w:rsidRPr="00814388">
        <w:rPr>
          <w:rFonts w:cstheme="minorHAnsi"/>
          <w:sz w:val="24"/>
          <w:szCs w:val="24"/>
        </w:rPr>
        <w:t>Gravar a evolução e salvar o protocolo.</w:t>
      </w:r>
    </w:p>
    <w:p w14:paraId="3FDB93C3" w14:textId="77777777" w:rsidR="0028201A" w:rsidRPr="00814388" w:rsidRDefault="0028201A" w:rsidP="0028201A">
      <w:pPr>
        <w:spacing w:after="0"/>
        <w:rPr>
          <w:rFonts w:cstheme="minorHAnsi"/>
          <w:b/>
          <w:bCs/>
          <w:color w:val="000000"/>
          <w:sz w:val="24"/>
          <w:szCs w:val="24"/>
        </w:rPr>
      </w:pPr>
    </w:p>
    <w:p w14:paraId="65C070AF" w14:textId="77777777" w:rsidR="0028201A" w:rsidRPr="00814388" w:rsidRDefault="0028201A" w:rsidP="0028201A">
      <w:pPr>
        <w:spacing w:after="0"/>
        <w:rPr>
          <w:rFonts w:cstheme="minorHAnsi"/>
          <w:color w:val="000000"/>
          <w:sz w:val="24"/>
          <w:szCs w:val="24"/>
        </w:rPr>
      </w:pPr>
      <w:r w:rsidRPr="00814388">
        <w:rPr>
          <w:rFonts w:cstheme="minorHAnsi"/>
          <w:b/>
          <w:bCs/>
          <w:color w:val="000000"/>
          <w:sz w:val="24"/>
          <w:szCs w:val="24"/>
        </w:rPr>
        <w:t>Quando houver a resposta</w:t>
      </w:r>
      <w:r w:rsidRPr="00814388">
        <w:rPr>
          <w:rFonts w:cstheme="minorHAnsi"/>
          <w:color w:val="000000"/>
          <w:sz w:val="24"/>
          <w:szCs w:val="24"/>
        </w:rPr>
        <w:t xml:space="preserve">: </w:t>
      </w:r>
    </w:p>
    <w:p w14:paraId="22AFE967" w14:textId="77777777" w:rsidR="0028201A" w:rsidRPr="00814388" w:rsidRDefault="0028201A" w:rsidP="0028201A">
      <w:pPr>
        <w:spacing w:after="0"/>
        <w:rPr>
          <w:rFonts w:cstheme="minorHAnsi"/>
          <w:b/>
          <w:bCs/>
          <w:sz w:val="24"/>
          <w:szCs w:val="24"/>
        </w:rPr>
      </w:pPr>
      <w:r w:rsidRPr="00814388">
        <w:rPr>
          <w:rFonts w:cstheme="minorHAnsi"/>
          <w:color w:val="000000"/>
          <w:sz w:val="24"/>
          <w:szCs w:val="24"/>
        </w:rPr>
        <w:t xml:space="preserve">O protocolo aparecerá em </w:t>
      </w:r>
      <w:r w:rsidRPr="00814388">
        <w:rPr>
          <w:rFonts w:cstheme="minorHAnsi"/>
          <w:b/>
          <w:bCs/>
          <w:sz w:val="24"/>
          <w:szCs w:val="24"/>
        </w:rPr>
        <w:t>Protocolos Encaminhados a Você</w:t>
      </w:r>
    </w:p>
    <w:p w14:paraId="5199E99C" w14:textId="77777777" w:rsidR="0028201A" w:rsidRPr="00814388" w:rsidRDefault="0028201A" w:rsidP="0028201A">
      <w:pPr>
        <w:spacing w:after="0"/>
        <w:rPr>
          <w:rFonts w:cstheme="minorHAnsi"/>
          <w:sz w:val="24"/>
          <w:szCs w:val="24"/>
        </w:rPr>
      </w:pPr>
      <w:r w:rsidRPr="00814388">
        <w:rPr>
          <w:rFonts w:cstheme="minorHAnsi"/>
          <w:sz w:val="24"/>
          <w:szCs w:val="24"/>
        </w:rPr>
        <w:t xml:space="preserve">Clicar em </w:t>
      </w:r>
      <w:r w:rsidRPr="00814388">
        <w:rPr>
          <w:rFonts w:cstheme="minorHAnsi"/>
          <w:b/>
          <w:bCs/>
          <w:sz w:val="24"/>
          <w:szCs w:val="24"/>
        </w:rPr>
        <w:t>+</w:t>
      </w:r>
      <w:r w:rsidRPr="00814388">
        <w:rPr>
          <w:rFonts w:cstheme="minorHAnsi"/>
          <w:sz w:val="24"/>
          <w:szCs w:val="24"/>
        </w:rPr>
        <w:t xml:space="preserve"> </w:t>
      </w:r>
      <w:r w:rsidRPr="00814388">
        <w:rPr>
          <w:rFonts w:cstheme="minorHAnsi"/>
          <w:b/>
          <w:bCs/>
          <w:sz w:val="24"/>
          <w:szCs w:val="24"/>
        </w:rPr>
        <w:t>Acessar Protocolos</w:t>
      </w:r>
    </w:p>
    <w:p w14:paraId="18A3F3AB" w14:textId="77777777" w:rsidR="0028201A" w:rsidRPr="00814388" w:rsidRDefault="0028201A" w:rsidP="0028201A">
      <w:pPr>
        <w:autoSpaceDE w:val="0"/>
        <w:autoSpaceDN w:val="0"/>
        <w:adjustRightInd w:val="0"/>
        <w:spacing w:after="0"/>
        <w:rPr>
          <w:rFonts w:cstheme="minorHAnsi"/>
          <w:color w:val="000000"/>
          <w:sz w:val="24"/>
          <w:szCs w:val="24"/>
        </w:rPr>
      </w:pPr>
      <w:r w:rsidRPr="00814388">
        <w:rPr>
          <w:rFonts w:cstheme="minorHAnsi"/>
          <w:color w:val="000000"/>
          <w:sz w:val="24"/>
          <w:szCs w:val="24"/>
        </w:rPr>
        <w:t xml:space="preserve">Abrir o protocolo e verificar se encaminhou a documentação solicitada. </w:t>
      </w:r>
    </w:p>
    <w:p w14:paraId="64C7B379" w14:textId="77777777" w:rsidR="0028201A" w:rsidRPr="00814388" w:rsidRDefault="0028201A" w:rsidP="0028201A">
      <w:pPr>
        <w:autoSpaceDE w:val="0"/>
        <w:autoSpaceDN w:val="0"/>
        <w:adjustRightInd w:val="0"/>
        <w:spacing w:after="0"/>
        <w:rPr>
          <w:rFonts w:cstheme="minorHAnsi"/>
          <w:color w:val="000000"/>
          <w:sz w:val="24"/>
          <w:szCs w:val="24"/>
        </w:rPr>
      </w:pPr>
      <w:r w:rsidRPr="00814388">
        <w:rPr>
          <w:rFonts w:cstheme="minorHAnsi"/>
          <w:color w:val="000000"/>
          <w:sz w:val="24"/>
          <w:szCs w:val="24"/>
        </w:rPr>
        <w:t xml:space="preserve">* Se a </w:t>
      </w:r>
      <w:r w:rsidRPr="00814388">
        <w:rPr>
          <w:rFonts w:cstheme="minorHAnsi"/>
          <w:sz w:val="24"/>
          <w:szCs w:val="24"/>
        </w:rPr>
        <w:t xml:space="preserve">documentação estiver </w:t>
      </w:r>
      <w:r w:rsidRPr="00814388">
        <w:rPr>
          <w:rFonts w:cstheme="minorHAnsi"/>
          <w:b/>
          <w:bCs/>
          <w:sz w:val="24"/>
          <w:szCs w:val="24"/>
          <w:u w:val="single"/>
        </w:rPr>
        <w:t>CORRETA</w:t>
      </w:r>
      <w:r w:rsidRPr="00814388">
        <w:rPr>
          <w:rFonts w:cstheme="minorHAnsi"/>
          <w:color w:val="000000"/>
          <w:sz w:val="24"/>
          <w:szCs w:val="24"/>
        </w:rPr>
        <w:t xml:space="preserve">, finalizar o protocolo conforme item </w:t>
      </w:r>
      <w:r w:rsidRPr="00814388">
        <w:rPr>
          <w:rFonts w:cstheme="minorHAnsi"/>
          <w:b/>
          <w:bCs/>
          <w:color w:val="000000"/>
          <w:sz w:val="24"/>
          <w:szCs w:val="24"/>
        </w:rPr>
        <w:t>B</w:t>
      </w:r>
      <w:r w:rsidRPr="00814388">
        <w:rPr>
          <w:rFonts w:cstheme="minorHAnsi"/>
          <w:color w:val="000000"/>
          <w:sz w:val="24"/>
          <w:szCs w:val="24"/>
        </w:rPr>
        <w:t>.</w:t>
      </w:r>
    </w:p>
    <w:p w14:paraId="5C3D0651" w14:textId="77777777" w:rsidR="0028201A" w:rsidRPr="00814388" w:rsidRDefault="0028201A" w:rsidP="0028201A">
      <w:pPr>
        <w:autoSpaceDE w:val="0"/>
        <w:autoSpaceDN w:val="0"/>
        <w:adjustRightInd w:val="0"/>
        <w:spacing w:after="0"/>
        <w:rPr>
          <w:rFonts w:cstheme="minorHAnsi"/>
          <w:sz w:val="24"/>
          <w:szCs w:val="24"/>
        </w:rPr>
      </w:pPr>
      <w:r w:rsidRPr="00814388">
        <w:rPr>
          <w:rFonts w:cstheme="minorHAnsi"/>
          <w:color w:val="000000"/>
          <w:sz w:val="24"/>
          <w:szCs w:val="24"/>
        </w:rPr>
        <w:t xml:space="preserve">* Se o protocolo não foi respondido ou ainda estiver </w:t>
      </w:r>
      <w:r w:rsidRPr="00814388">
        <w:rPr>
          <w:rFonts w:cstheme="minorHAnsi"/>
          <w:b/>
          <w:bCs/>
          <w:sz w:val="24"/>
          <w:szCs w:val="24"/>
          <w:u w:val="single"/>
        </w:rPr>
        <w:t>INCORRETA</w:t>
      </w:r>
      <w:r w:rsidRPr="00814388">
        <w:rPr>
          <w:rFonts w:cstheme="minorHAnsi"/>
          <w:sz w:val="24"/>
          <w:szCs w:val="24"/>
        </w:rPr>
        <w:t>.</w:t>
      </w:r>
    </w:p>
    <w:p w14:paraId="2C2837B4" w14:textId="77777777" w:rsidR="0028201A" w:rsidRPr="00814388" w:rsidRDefault="0028201A" w:rsidP="0028201A">
      <w:pPr>
        <w:autoSpaceDE w:val="0"/>
        <w:autoSpaceDN w:val="0"/>
        <w:adjustRightInd w:val="0"/>
        <w:spacing w:after="0"/>
        <w:rPr>
          <w:rFonts w:cstheme="minorHAnsi"/>
          <w:color w:val="000000"/>
          <w:sz w:val="24"/>
          <w:szCs w:val="24"/>
        </w:rPr>
      </w:pPr>
      <w:r w:rsidRPr="00814388">
        <w:rPr>
          <w:rFonts w:cstheme="minorHAnsi"/>
          <w:sz w:val="24"/>
          <w:szCs w:val="24"/>
        </w:rPr>
        <w:t xml:space="preserve">Verificar </w:t>
      </w:r>
      <w:r w:rsidRPr="00814388">
        <w:rPr>
          <w:rFonts w:cstheme="minorHAnsi"/>
          <w:color w:val="000000"/>
          <w:sz w:val="24"/>
          <w:szCs w:val="24"/>
        </w:rPr>
        <w:t>se há outros protocolos para a mesma empresa, que possa complementar a documentação necessária. Algumas empresas não respondem o protocolo e encaminham novo protocolo para correção. Se não houver outro, o protocolo deverá ser indeferido.</w:t>
      </w:r>
    </w:p>
    <w:p w14:paraId="1DEDCBE9" w14:textId="11733571" w:rsidR="0028201A" w:rsidRPr="00DB295D" w:rsidRDefault="00D23DA7" w:rsidP="0028201A">
      <w:pPr>
        <w:autoSpaceDE w:val="0"/>
        <w:autoSpaceDN w:val="0"/>
        <w:adjustRightInd w:val="0"/>
        <w:spacing w:after="0"/>
        <w:rPr>
          <w:rFonts w:cstheme="minorHAnsi"/>
          <w:b/>
          <w:bCs/>
          <w:color w:val="000000"/>
          <w:sz w:val="24"/>
          <w:szCs w:val="24"/>
          <w:u w:val="single"/>
        </w:rPr>
      </w:pPr>
      <w:r w:rsidRPr="00814388">
        <w:rPr>
          <w:rFonts w:cstheme="minorHAnsi"/>
          <w:b/>
          <w:bCs/>
          <w:color w:val="000000"/>
          <w:sz w:val="24"/>
          <w:szCs w:val="24"/>
          <w:u w:val="single"/>
        </w:rPr>
        <w:br/>
      </w:r>
      <w:r w:rsidR="0028201A" w:rsidRPr="00814388">
        <w:rPr>
          <w:rFonts w:cstheme="minorHAnsi"/>
          <w:b/>
          <w:bCs/>
          <w:color w:val="FF0000"/>
          <w:sz w:val="24"/>
          <w:szCs w:val="24"/>
          <w:u w:val="single"/>
        </w:rPr>
        <w:t>Evolução</w:t>
      </w:r>
    </w:p>
    <w:p w14:paraId="46B4631D" w14:textId="77777777" w:rsidR="0028201A" w:rsidRPr="00814388" w:rsidRDefault="0028201A" w:rsidP="0028201A">
      <w:pPr>
        <w:autoSpaceDE w:val="0"/>
        <w:autoSpaceDN w:val="0"/>
        <w:adjustRightInd w:val="0"/>
        <w:spacing w:after="0"/>
        <w:rPr>
          <w:rFonts w:cstheme="minorHAnsi"/>
          <w:color w:val="FF0000"/>
          <w:sz w:val="24"/>
          <w:szCs w:val="24"/>
        </w:rPr>
      </w:pPr>
      <w:r w:rsidRPr="00814388">
        <w:rPr>
          <w:rFonts w:cstheme="minorHAnsi"/>
          <w:color w:val="FF0000"/>
          <w:sz w:val="24"/>
          <w:szCs w:val="24"/>
        </w:rPr>
        <w:t xml:space="preserve">Inserir evolução, Indeferimento. </w:t>
      </w:r>
    </w:p>
    <w:p w14:paraId="0D53A478" w14:textId="09A9C62B" w:rsidR="0028201A" w:rsidRPr="00814388" w:rsidRDefault="0028201A" w:rsidP="0028201A">
      <w:pPr>
        <w:autoSpaceDE w:val="0"/>
        <w:autoSpaceDN w:val="0"/>
        <w:adjustRightInd w:val="0"/>
        <w:spacing w:after="0"/>
        <w:rPr>
          <w:rFonts w:cstheme="minorHAnsi"/>
          <w:b/>
          <w:bCs/>
          <w:color w:val="FF0000"/>
          <w:sz w:val="24"/>
          <w:szCs w:val="24"/>
        </w:rPr>
      </w:pPr>
      <w:r w:rsidRPr="00814388">
        <w:rPr>
          <w:rFonts w:cstheme="minorHAnsi"/>
          <w:b/>
          <w:bCs/>
          <w:color w:val="FF0000"/>
          <w:sz w:val="24"/>
          <w:szCs w:val="24"/>
        </w:rPr>
        <w:t>Local da evolução</w:t>
      </w:r>
      <w:r w:rsidRPr="00814388">
        <w:rPr>
          <w:rFonts w:cstheme="minorHAnsi"/>
          <w:b/>
          <w:bCs/>
          <w:color w:val="FF0000"/>
          <w:sz w:val="24"/>
          <w:szCs w:val="24"/>
        </w:rPr>
        <w:sym w:font="Wingdings" w:char="F0E0"/>
      </w:r>
      <w:r w:rsidRPr="00814388">
        <w:rPr>
          <w:rFonts w:cstheme="minorHAnsi"/>
          <w:b/>
          <w:bCs/>
          <w:color w:val="FF0000"/>
          <w:sz w:val="24"/>
          <w:szCs w:val="24"/>
        </w:rPr>
        <w:t xml:space="preserve"> </w:t>
      </w:r>
      <w:r w:rsidR="000D3EFD">
        <w:rPr>
          <w:rFonts w:cstheme="minorHAnsi"/>
          <w:bCs/>
          <w:color w:val="FF0000"/>
          <w:sz w:val="24"/>
          <w:szCs w:val="24"/>
        </w:rPr>
        <w:t>45</w:t>
      </w:r>
      <w:r w:rsidR="00847414" w:rsidRPr="00814388">
        <w:rPr>
          <w:rFonts w:cstheme="minorHAnsi"/>
          <w:bCs/>
          <w:color w:val="FF0000"/>
          <w:sz w:val="24"/>
          <w:szCs w:val="24"/>
        </w:rPr>
        <w:t xml:space="preserve"> – Recepção</w:t>
      </w:r>
      <w:r w:rsidRPr="00814388">
        <w:rPr>
          <w:rFonts w:cstheme="minorHAnsi"/>
          <w:color w:val="FF0000"/>
          <w:sz w:val="24"/>
          <w:szCs w:val="24"/>
        </w:rPr>
        <w:t>;</w:t>
      </w:r>
    </w:p>
    <w:p w14:paraId="5CD9556D" w14:textId="74AF88F8" w:rsidR="0028201A" w:rsidRPr="00814388" w:rsidRDefault="0028201A" w:rsidP="0028201A">
      <w:pPr>
        <w:autoSpaceDE w:val="0"/>
        <w:autoSpaceDN w:val="0"/>
        <w:adjustRightInd w:val="0"/>
        <w:spacing w:after="0"/>
        <w:rPr>
          <w:rFonts w:cstheme="minorHAnsi"/>
          <w:b/>
          <w:bCs/>
          <w:color w:val="FF0000"/>
          <w:sz w:val="24"/>
          <w:szCs w:val="24"/>
        </w:rPr>
      </w:pPr>
      <w:r w:rsidRPr="00814388">
        <w:rPr>
          <w:rFonts w:cstheme="minorHAnsi"/>
          <w:b/>
          <w:bCs/>
          <w:color w:val="FF0000"/>
          <w:sz w:val="24"/>
          <w:szCs w:val="24"/>
        </w:rPr>
        <w:t xml:space="preserve">Situação </w:t>
      </w:r>
      <w:r w:rsidRPr="00814388">
        <w:rPr>
          <w:rFonts w:cstheme="minorHAnsi"/>
          <w:b/>
          <w:bCs/>
          <w:color w:val="FF0000"/>
          <w:sz w:val="24"/>
          <w:szCs w:val="24"/>
        </w:rPr>
        <w:sym w:font="Wingdings" w:char="F0E0"/>
      </w:r>
      <w:r w:rsidRPr="00814388">
        <w:rPr>
          <w:rFonts w:cstheme="minorHAnsi"/>
          <w:b/>
          <w:bCs/>
          <w:color w:val="FF0000"/>
          <w:sz w:val="24"/>
          <w:szCs w:val="24"/>
        </w:rPr>
        <w:t xml:space="preserve"> </w:t>
      </w:r>
      <w:r w:rsidRPr="00814388">
        <w:rPr>
          <w:rFonts w:cstheme="minorHAnsi"/>
          <w:color w:val="FF0000"/>
          <w:sz w:val="24"/>
          <w:szCs w:val="24"/>
        </w:rPr>
        <w:t>3 – Indeferido</w:t>
      </w:r>
      <w:r w:rsidR="00691A6D" w:rsidRPr="00814388">
        <w:rPr>
          <w:rFonts w:cstheme="minorHAnsi"/>
          <w:color w:val="FF0000"/>
          <w:sz w:val="24"/>
          <w:szCs w:val="24"/>
        </w:rPr>
        <w:t>/Não aprovado</w:t>
      </w:r>
      <w:r w:rsidRPr="00814388">
        <w:rPr>
          <w:rFonts w:cstheme="minorHAnsi"/>
          <w:color w:val="FF0000"/>
          <w:sz w:val="24"/>
          <w:szCs w:val="24"/>
        </w:rPr>
        <w:t>;</w:t>
      </w:r>
    </w:p>
    <w:p w14:paraId="18AF1B87" w14:textId="24FF7872" w:rsidR="0028201A" w:rsidRPr="00814388" w:rsidRDefault="0028201A" w:rsidP="0028201A">
      <w:pPr>
        <w:autoSpaceDE w:val="0"/>
        <w:autoSpaceDN w:val="0"/>
        <w:adjustRightInd w:val="0"/>
        <w:spacing w:after="0"/>
        <w:rPr>
          <w:rFonts w:cstheme="minorHAnsi"/>
          <w:color w:val="FF0000"/>
          <w:sz w:val="24"/>
          <w:szCs w:val="24"/>
        </w:rPr>
      </w:pPr>
      <w:r w:rsidRPr="00814388">
        <w:rPr>
          <w:rFonts w:cstheme="minorHAnsi"/>
          <w:b/>
          <w:bCs/>
          <w:color w:val="FF0000"/>
          <w:sz w:val="24"/>
          <w:szCs w:val="24"/>
        </w:rPr>
        <w:t>Julgamento</w:t>
      </w:r>
      <w:r w:rsidRPr="00814388">
        <w:rPr>
          <w:rFonts w:cstheme="minorHAnsi"/>
          <w:b/>
          <w:bCs/>
          <w:color w:val="FF0000"/>
          <w:sz w:val="24"/>
          <w:szCs w:val="24"/>
        </w:rPr>
        <w:sym w:font="Wingdings" w:char="F0E0"/>
      </w:r>
      <w:r w:rsidRPr="00814388">
        <w:rPr>
          <w:rFonts w:cstheme="minorHAnsi"/>
          <w:b/>
          <w:bCs/>
          <w:color w:val="FF0000"/>
          <w:sz w:val="24"/>
          <w:szCs w:val="24"/>
        </w:rPr>
        <w:t xml:space="preserve"> </w:t>
      </w:r>
      <w:r w:rsidRPr="00814388">
        <w:rPr>
          <w:rFonts w:cstheme="minorHAnsi"/>
          <w:color w:val="FF0000"/>
          <w:sz w:val="24"/>
          <w:szCs w:val="24"/>
        </w:rPr>
        <w:t>3 – Indeferido.</w:t>
      </w:r>
    </w:p>
    <w:p w14:paraId="0337891F" w14:textId="77777777" w:rsidR="00DB31A4" w:rsidRDefault="00DB31A4" w:rsidP="0028201A">
      <w:pPr>
        <w:autoSpaceDE w:val="0"/>
        <w:autoSpaceDN w:val="0"/>
        <w:adjustRightInd w:val="0"/>
        <w:spacing w:after="0"/>
        <w:rPr>
          <w:rFonts w:cstheme="minorHAnsi"/>
          <w:b/>
          <w:bCs/>
          <w:sz w:val="24"/>
          <w:szCs w:val="24"/>
        </w:rPr>
      </w:pPr>
    </w:p>
    <w:p w14:paraId="3F62DA0F" w14:textId="77777777" w:rsidR="00DB31A4" w:rsidRDefault="00DB31A4" w:rsidP="0028201A">
      <w:pPr>
        <w:autoSpaceDE w:val="0"/>
        <w:autoSpaceDN w:val="0"/>
        <w:adjustRightInd w:val="0"/>
        <w:spacing w:after="0"/>
        <w:rPr>
          <w:rFonts w:cstheme="minorHAnsi"/>
          <w:b/>
          <w:bCs/>
          <w:sz w:val="24"/>
          <w:szCs w:val="24"/>
        </w:rPr>
      </w:pPr>
    </w:p>
    <w:p w14:paraId="10BFD739" w14:textId="04941128" w:rsidR="0028201A" w:rsidRPr="00814388" w:rsidRDefault="0028201A" w:rsidP="0028201A">
      <w:pPr>
        <w:autoSpaceDE w:val="0"/>
        <w:autoSpaceDN w:val="0"/>
        <w:adjustRightInd w:val="0"/>
        <w:spacing w:after="0"/>
        <w:rPr>
          <w:rFonts w:cstheme="minorHAnsi"/>
          <w:sz w:val="24"/>
          <w:szCs w:val="24"/>
        </w:rPr>
      </w:pPr>
      <w:r w:rsidRPr="00814388">
        <w:rPr>
          <w:rFonts w:cstheme="minorHAnsi"/>
          <w:b/>
          <w:bCs/>
          <w:sz w:val="24"/>
          <w:szCs w:val="24"/>
        </w:rPr>
        <w:lastRenderedPageBreak/>
        <w:t>Parecer</w:t>
      </w:r>
    </w:p>
    <w:p w14:paraId="2AB05CA2" w14:textId="77777777" w:rsidR="0028201A" w:rsidRPr="00814388" w:rsidRDefault="0028201A" w:rsidP="0028201A">
      <w:pPr>
        <w:autoSpaceDE w:val="0"/>
        <w:autoSpaceDN w:val="0"/>
        <w:adjustRightInd w:val="0"/>
        <w:spacing w:after="0"/>
        <w:rPr>
          <w:rFonts w:cstheme="minorHAnsi"/>
          <w:sz w:val="24"/>
          <w:szCs w:val="24"/>
        </w:rPr>
      </w:pPr>
      <w:r w:rsidRPr="00814388">
        <w:rPr>
          <w:rFonts w:cstheme="minorHAnsi"/>
          <w:sz w:val="24"/>
          <w:szCs w:val="24"/>
        </w:rPr>
        <w:t>“Procedimento indeferido, por não encaminhar os documentos requeridos.</w:t>
      </w:r>
    </w:p>
    <w:p w14:paraId="4ADE6BCC" w14:textId="77777777" w:rsidR="0028201A" w:rsidRPr="00814388" w:rsidRDefault="0028201A" w:rsidP="0028201A">
      <w:pPr>
        <w:autoSpaceDE w:val="0"/>
        <w:autoSpaceDN w:val="0"/>
        <w:adjustRightInd w:val="0"/>
        <w:spacing w:after="0"/>
        <w:rPr>
          <w:rFonts w:cstheme="minorHAnsi"/>
          <w:sz w:val="24"/>
          <w:szCs w:val="24"/>
        </w:rPr>
      </w:pPr>
      <w:r w:rsidRPr="00814388">
        <w:rPr>
          <w:rFonts w:cstheme="minorHAnsi"/>
          <w:sz w:val="24"/>
          <w:szCs w:val="24"/>
          <w:u w:val="single"/>
        </w:rPr>
        <w:t>Escrever o que faltou na documentação em letras minúsculas, de maneira clara e cordial, colocando os documentos solicitados em tópicos para maior entendimento</w:t>
      </w:r>
      <w:r w:rsidRPr="00814388">
        <w:rPr>
          <w:rFonts w:cstheme="minorHAnsi"/>
          <w:sz w:val="24"/>
          <w:szCs w:val="24"/>
        </w:rPr>
        <w:t xml:space="preserve">. </w:t>
      </w:r>
    </w:p>
    <w:p w14:paraId="51DA4CBF" w14:textId="77777777" w:rsidR="0028201A" w:rsidRDefault="0028201A" w:rsidP="0028201A">
      <w:pPr>
        <w:autoSpaceDE w:val="0"/>
        <w:autoSpaceDN w:val="0"/>
        <w:adjustRightInd w:val="0"/>
        <w:spacing w:after="0"/>
        <w:rPr>
          <w:rFonts w:cstheme="minorHAnsi"/>
          <w:sz w:val="24"/>
          <w:szCs w:val="24"/>
        </w:rPr>
      </w:pPr>
      <w:r w:rsidRPr="00814388">
        <w:rPr>
          <w:rFonts w:cstheme="minorHAnsi"/>
          <w:sz w:val="24"/>
          <w:szCs w:val="24"/>
        </w:rPr>
        <w:t>Favor reiniciar o procedimento via CRF em casa, reencaminhando a documentação completa correta”.</w:t>
      </w:r>
    </w:p>
    <w:p w14:paraId="2AE3D58B" w14:textId="77777777" w:rsidR="00303281" w:rsidRDefault="00303281" w:rsidP="0028201A">
      <w:pPr>
        <w:autoSpaceDE w:val="0"/>
        <w:autoSpaceDN w:val="0"/>
        <w:adjustRightInd w:val="0"/>
        <w:spacing w:after="0"/>
        <w:rPr>
          <w:rFonts w:cstheme="minorHAnsi"/>
          <w:sz w:val="24"/>
          <w:szCs w:val="24"/>
        </w:rPr>
      </w:pPr>
    </w:p>
    <w:p w14:paraId="27646DE4" w14:textId="77777777" w:rsidR="00303281" w:rsidRPr="00814388" w:rsidRDefault="00303281" w:rsidP="00303281">
      <w:pPr>
        <w:autoSpaceDE w:val="0"/>
        <w:autoSpaceDN w:val="0"/>
        <w:adjustRightInd w:val="0"/>
        <w:spacing w:after="0"/>
        <w:rPr>
          <w:rFonts w:cstheme="minorHAnsi"/>
          <w:b/>
          <w:bCs/>
          <w:color w:val="FF0000"/>
          <w:sz w:val="24"/>
          <w:szCs w:val="24"/>
          <w:u w:val="single"/>
        </w:rPr>
      </w:pPr>
      <w:r w:rsidRPr="00814388">
        <w:rPr>
          <w:rFonts w:cstheme="minorHAnsi"/>
          <w:b/>
          <w:bCs/>
          <w:color w:val="FF0000"/>
          <w:sz w:val="24"/>
          <w:szCs w:val="24"/>
          <w:u w:val="single"/>
        </w:rPr>
        <w:t>Evolução</w:t>
      </w:r>
    </w:p>
    <w:p w14:paraId="52D89653" w14:textId="5A3F4C23" w:rsidR="00303281" w:rsidRPr="00814388" w:rsidRDefault="00303281" w:rsidP="00303281">
      <w:pPr>
        <w:autoSpaceDE w:val="0"/>
        <w:autoSpaceDN w:val="0"/>
        <w:adjustRightInd w:val="0"/>
        <w:spacing w:after="0"/>
        <w:rPr>
          <w:rFonts w:cstheme="minorHAnsi"/>
          <w:color w:val="FF0000"/>
          <w:sz w:val="24"/>
          <w:szCs w:val="24"/>
        </w:rPr>
      </w:pPr>
      <w:r w:rsidRPr="00814388">
        <w:rPr>
          <w:rFonts w:cstheme="minorHAnsi"/>
          <w:color w:val="FF0000"/>
          <w:sz w:val="24"/>
          <w:szCs w:val="24"/>
        </w:rPr>
        <w:t xml:space="preserve">Inserir evolução, </w:t>
      </w:r>
      <w:r>
        <w:rPr>
          <w:rFonts w:cstheme="minorHAnsi"/>
          <w:color w:val="FF0000"/>
          <w:sz w:val="24"/>
          <w:szCs w:val="24"/>
        </w:rPr>
        <w:t>Arquivamento</w:t>
      </w:r>
      <w:r w:rsidRPr="00814388">
        <w:rPr>
          <w:rFonts w:cstheme="minorHAnsi"/>
          <w:color w:val="FF0000"/>
          <w:sz w:val="24"/>
          <w:szCs w:val="24"/>
        </w:rPr>
        <w:t xml:space="preserve">. </w:t>
      </w:r>
    </w:p>
    <w:p w14:paraId="5A0BC777" w14:textId="13436F84" w:rsidR="00303281" w:rsidRPr="00814388" w:rsidRDefault="00303281" w:rsidP="00303281">
      <w:pPr>
        <w:autoSpaceDE w:val="0"/>
        <w:autoSpaceDN w:val="0"/>
        <w:adjustRightInd w:val="0"/>
        <w:spacing w:after="0"/>
        <w:rPr>
          <w:rFonts w:cstheme="minorHAnsi"/>
          <w:b/>
          <w:bCs/>
          <w:color w:val="FF0000"/>
          <w:sz w:val="24"/>
          <w:szCs w:val="24"/>
        </w:rPr>
      </w:pPr>
      <w:r w:rsidRPr="00814388">
        <w:rPr>
          <w:rFonts w:cstheme="minorHAnsi"/>
          <w:b/>
          <w:bCs/>
          <w:color w:val="FF0000"/>
          <w:sz w:val="24"/>
          <w:szCs w:val="24"/>
        </w:rPr>
        <w:t>Local da evolução</w:t>
      </w:r>
      <w:r w:rsidRPr="00814388">
        <w:rPr>
          <w:rFonts w:cstheme="minorHAnsi"/>
          <w:b/>
          <w:bCs/>
          <w:color w:val="FF0000"/>
          <w:sz w:val="24"/>
          <w:szCs w:val="24"/>
        </w:rPr>
        <w:sym w:font="Wingdings" w:char="F0E0"/>
      </w:r>
      <w:r w:rsidRPr="00814388">
        <w:rPr>
          <w:rFonts w:cstheme="minorHAnsi"/>
          <w:b/>
          <w:bCs/>
          <w:color w:val="FF0000"/>
          <w:sz w:val="24"/>
          <w:szCs w:val="24"/>
        </w:rPr>
        <w:t xml:space="preserve"> </w:t>
      </w:r>
      <w:r>
        <w:rPr>
          <w:rFonts w:cstheme="minorHAnsi"/>
          <w:bCs/>
          <w:color w:val="FF0000"/>
          <w:sz w:val="24"/>
          <w:szCs w:val="24"/>
        </w:rPr>
        <w:t>45</w:t>
      </w:r>
      <w:r w:rsidRPr="00814388">
        <w:rPr>
          <w:rFonts w:cstheme="minorHAnsi"/>
          <w:bCs/>
          <w:color w:val="FF0000"/>
          <w:sz w:val="24"/>
          <w:szCs w:val="24"/>
        </w:rPr>
        <w:t xml:space="preserve"> – Recepção</w:t>
      </w:r>
      <w:r w:rsidRPr="00814388">
        <w:rPr>
          <w:rFonts w:cstheme="minorHAnsi"/>
          <w:color w:val="FF0000"/>
          <w:sz w:val="24"/>
          <w:szCs w:val="24"/>
        </w:rPr>
        <w:t>;</w:t>
      </w:r>
    </w:p>
    <w:p w14:paraId="10F00DDB" w14:textId="40A19476" w:rsidR="00303281" w:rsidRPr="00814388" w:rsidRDefault="00303281" w:rsidP="00303281">
      <w:pPr>
        <w:autoSpaceDE w:val="0"/>
        <w:autoSpaceDN w:val="0"/>
        <w:adjustRightInd w:val="0"/>
        <w:spacing w:after="0"/>
        <w:rPr>
          <w:rFonts w:cstheme="minorHAnsi"/>
          <w:b/>
          <w:bCs/>
          <w:color w:val="FF0000"/>
          <w:sz w:val="24"/>
          <w:szCs w:val="24"/>
        </w:rPr>
      </w:pPr>
      <w:r w:rsidRPr="00814388">
        <w:rPr>
          <w:rFonts w:cstheme="minorHAnsi"/>
          <w:b/>
          <w:bCs/>
          <w:color w:val="FF0000"/>
          <w:sz w:val="24"/>
          <w:szCs w:val="24"/>
        </w:rPr>
        <w:t xml:space="preserve">Situação </w:t>
      </w:r>
      <w:r w:rsidRPr="00814388">
        <w:rPr>
          <w:rFonts w:cstheme="minorHAnsi"/>
          <w:b/>
          <w:bCs/>
          <w:color w:val="FF0000"/>
          <w:sz w:val="24"/>
          <w:szCs w:val="24"/>
        </w:rPr>
        <w:sym w:font="Wingdings" w:char="F0E0"/>
      </w:r>
      <w:r w:rsidRPr="00814388">
        <w:rPr>
          <w:rFonts w:cstheme="minorHAnsi"/>
          <w:b/>
          <w:bCs/>
          <w:color w:val="FF0000"/>
          <w:sz w:val="24"/>
          <w:szCs w:val="24"/>
        </w:rPr>
        <w:t xml:space="preserve"> </w:t>
      </w:r>
      <w:r>
        <w:rPr>
          <w:rFonts w:cstheme="minorHAnsi"/>
          <w:b/>
          <w:bCs/>
          <w:color w:val="FF0000"/>
          <w:sz w:val="24"/>
          <w:szCs w:val="24"/>
        </w:rPr>
        <w:t>4</w:t>
      </w:r>
      <w:r w:rsidRPr="00814388">
        <w:rPr>
          <w:rFonts w:cstheme="minorHAnsi"/>
          <w:color w:val="FF0000"/>
          <w:sz w:val="24"/>
          <w:szCs w:val="24"/>
        </w:rPr>
        <w:t xml:space="preserve"> – </w:t>
      </w:r>
      <w:r w:rsidR="008D4EC0">
        <w:rPr>
          <w:rFonts w:cstheme="minorHAnsi"/>
          <w:color w:val="FF0000"/>
          <w:sz w:val="24"/>
          <w:szCs w:val="24"/>
        </w:rPr>
        <w:t>Arquivado</w:t>
      </w:r>
      <w:r w:rsidRPr="00814388">
        <w:rPr>
          <w:rFonts w:cstheme="minorHAnsi"/>
          <w:color w:val="FF0000"/>
          <w:sz w:val="24"/>
          <w:szCs w:val="24"/>
        </w:rPr>
        <w:t>;</w:t>
      </w:r>
    </w:p>
    <w:p w14:paraId="64503411" w14:textId="2E2AD7CD" w:rsidR="00303281" w:rsidRPr="00814388" w:rsidRDefault="00303281" w:rsidP="00303281">
      <w:pPr>
        <w:autoSpaceDE w:val="0"/>
        <w:autoSpaceDN w:val="0"/>
        <w:adjustRightInd w:val="0"/>
        <w:spacing w:after="0"/>
        <w:rPr>
          <w:rFonts w:cstheme="minorHAnsi"/>
          <w:color w:val="FF0000"/>
          <w:sz w:val="24"/>
          <w:szCs w:val="24"/>
        </w:rPr>
      </w:pPr>
      <w:r w:rsidRPr="00814388">
        <w:rPr>
          <w:rFonts w:cstheme="minorHAnsi"/>
          <w:b/>
          <w:bCs/>
          <w:color w:val="FF0000"/>
          <w:sz w:val="24"/>
          <w:szCs w:val="24"/>
        </w:rPr>
        <w:t>Julgamento</w:t>
      </w:r>
      <w:r w:rsidRPr="00814388">
        <w:rPr>
          <w:rFonts w:cstheme="minorHAnsi"/>
          <w:b/>
          <w:bCs/>
          <w:color w:val="FF0000"/>
          <w:sz w:val="24"/>
          <w:szCs w:val="24"/>
        </w:rPr>
        <w:sym w:font="Wingdings" w:char="F0E0"/>
      </w:r>
      <w:r w:rsidRPr="00814388">
        <w:rPr>
          <w:rFonts w:cstheme="minorHAnsi"/>
          <w:b/>
          <w:bCs/>
          <w:color w:val="FF0000"/>
          <w:sz w:val="24"/>
          <w:szCs w:val="24"/>
        </w:rPr>
        <w:t xml:space="preserve"> </w:t>
      </w:r>
      <w:r>
        <w:rPr>
          <w:rFonts w:cstheme="minorHAnsi"/>
          <w:b/>
          <w:bCs/>
          <w:color w:val="FF0000"/>
          <w:sz w:val="24"/>
          <w:szCs w:val="24"/>
        </w:rPr>
        <w:t>8</w:t>
      </w:r>
      <w:r w:rsidRPr="00814388">
        <w:rPr>
          <w:rFonts w:cstheme="minorHAnsi"/>
          <w:color w:val="FF0000"/>
          <w:sz w:val="24"/>
          <w:szCs w:val="24"/>
        </w:rPr>
        <w:t xml:space="preserve"> – </w:t>
      </w:r>
      <w:r w:rsidR="008D4EC0">
        <w:rPr>
          <w:rFonts w:cstheme="minorHAnsi"/>
          <w:color w:val="FF0000"/>
          <w:sz w:val="24"/>
          <w:szCs w:val="24"/>
        </w:rPr>
        <w:t>Arquivado</w:t>
      </w:r>
      <w:r w:rsidRPr="00814388">
        <w:rPr>
          <w:rFonts w:cstheme="minorHAnsi"/>
          <w:color w:val="FF0000"/>
          <w:sz w:val="24"/>
          <w:szCs w:val="24"/>
        </w:rPr>
        <w:t>.</w:t>
      </w:r>
    </w:p>
    <w:p w14:paraId="3FC944E2" w14:textId="77777777" w:rsidR="00303281" w:rsidRPr="00814388" w:rsidRDefault="00303281" w:rsidP="0028201A">
      <w:pPr>
        <w:autoSpaceDE w:val="0"/>
        <w:autoSpaceDN w:val="0"/>
        <w:adjustRightInd w:val="0"/>
        <w:spacing w:after="0"/>
        <w:rPr>
          <w:rFonts w:cstheme="minorHAnsi"/>
          <w:sz w:val="24"/>
          <w:szCs w:val="24"/>
        </w:rPr>
      </w:pPr>
    </w:p>
    <w:p w14:paraId="3EBF1AD9" w14:textId="77777777" w:rsidR="0028201A" w:rsidRPr="00814388" w:rsidRDefault="0028201A" w:rsidP="0028201A">
      <w:pPr>
        <w:autoSpaceDE w:val="0"/>
        <w:autoSpaceDN w:val="0"/>
        <w:adjustRightInd w:val="0"/>
        <w:spacing w:after="0"/>
        <w:rPr>
          <w:rFonts w:cstheme="minorHAnsi"/>
          <w:b/>
          <w:bCs/>
          <w:sz w:val="24"/>
          <w:szCs w:val="24"/>
        </w:rPr>
      </w:pPr>
    </w:p>
    <w:p w14:paraId="4475BA0B" w14:textId="77777777" w:rsidR="0028201A" w:rsidRPr="00814388" w:rsidRDefault="0028201A" w:rsidP="0028201A">
      <w:pPr>
        <w:autoSpaceDE w:val="0"/>
        <w:autoSpaceDN w:val="0"/>
        <w:adjustRightInd w:val="0"/>
        <w:spacing w:after="0"/>
        <w:rPr>
          <w:rFonts w:cstheme="minorHAnsi"/>
          <w:color w:val="000000"/>
          <w:sz w:val="24"/>
          <w:szCs w:val="24"/>
        </w:rPr>
      </w:pPr>
      <w:r w:rsidRPr="00814388">
        <w:rPr>
          <w:rFonts w:cstheme="minorHAnsi"/>
          <w:b/>
          <w:bCs/>
          <w:sz w:val="24"/>
          <w:szCs w:val="24"/>
        </w:rPr>
        <w:t>B.</w:t>
      </w:r>
      <w:r w:rsidRPr="00814388">
        <w:rPr>
          <w:rFonts w:cstheme="minorHAnsi"/>
          <w:sz w:val="24"/>
          <w:szCs w:val="24"/>
        </w:rPr>
        <w:t xml:space="preserve"> </w:t>
      </w:r>
      <w:r w:rsidRPr="00814388">
        <w:rPr>
          <w:rFonts w:cstheme="minorHAnsi"/>
          <w:b/>
          <w:bCs/>
          <w:sz w:val="24"/>
          <w:szCs w:val="24"/>
        </w:rPr>
        <w:t xml:space="preserve">DOCUMENTAÇÃO CORRETA </w:t>
      </w:r>
      <w:r w:rsidRPr="00814388">
        <w:rPr>
          <w:rFonts w:cstheme="minorHAnsi"/>
          <w:sz w:val="24"/>
          <w:szCs w:val="24"/>
        </w:rPr>
        <w:t>no protocolo inserido no CRF em casa</w:t>
      </w:r>
      <w:r w:rsidRPr="00814388">
        <w:rPr>
          <w:rFonts w:cstheme="minorHAnsi"/>
          <w:color w:val="000000"/>
          <w:sz w:val="24"/>
          <w:szCs w:val="24"/>
        </w:rPr>
        <w:t>:</w:t>
      </w:r>
    </w:p>
    <w:p w14:paraId="736F0F36" w14:textId="77777777" w:rsidR="0028201A" w:rsidRPr="00814388" w:rsidRDefault="0028201A" w:rsidP="0028201A">
      <w:pPr>
        <w:spacing w:after="0"/>
        <w:rPr>
          <w:rFonts w:cstheme="minorHAnsi"/>
          <w:b/>
          <w:bCs/>
          <w:sz w:val="24"/>
          <w:szCs w:val="24"/>
        </w:rPr>
      </w:pPr>
    </w:p>
    <w:p w14:paraId="06A774F2" w14:textId="77777777" w:rsidR="0028201A" w:rsidRPr="00814388" w:rsidRDefault="0028201A" w:rsidP="0028201A">
      <w:pPr>
        <w:spacing w:after="0"/>
        <w:rPr>
          <w:rFonts w:cstheme="minorHAnsi"/>
          <w:b/>
          <w:bCs/>
          <w:sz w:val="24"/>
          <w:szCs w:val="24"/>
        </w:rPr>
      </w:pPr>
      <w:r w:rsidRPr="00814388">
        <w:rPr>
          <w:rFonts w:cstheme="minorHAnsi"/>
          <w:b/>
          <w:bCs/>
          <w:sz w:val="24"/>
          <w:szCs w:val="24"/>
        </w:rPr>
        <w:t>LANÇAMENTOS NO SAGICON</w:t>
      </w:r>
    </w:p>
    <w:p w14:paraId="613E11CC" w14:textId="77777777" w:rsidR="0028201A" w:rsidRPr="00814388" w:rsidRDefault="0028201A" w:rsidP="0028201A">
      <w:pPr>
        <w:spacing w:after="0"/>
        <w:rPr>
          <w:rFonts w:cstheme="minorHAnsi"/>
          <w:b/>
          <w:bCs/>
          <w:sz w:val="24"/>
          <w:szCs w:val="24"/>
        </w:rPr>
      </w:pPr>
      <w:r w:rsidRPr="00814388">
        <w:rPr>
          <w:rFonts w:cstheme="minorHAnsi"/>
          <w:b/>
          <w:bCs/>
          <w:sz w:val="24"/>
          <w:szCs w:val="24"/>
        </w:rPr>
        <w:t xml:space="preserve">Cadastro de Firma </w:t>
      </w:r>
    </w:p>
    <w:p w14:paraId="253DAD8E" w14:textId="77777777" w:rsidR="0028201A" w:rsidRPr="00814388" w:rsidRDefault="0028201A" w:rsidP="0028201A">
      <w:pPr>
        <w:spacing w:after="0"/>
        <w:rPr>
          <w:rFonts w:cstheme="minorHAnsi"/>
          <w:sz w:val="24"/>
          <w:szCs w:val="24"/>
        </w:rPr>
      </w:pPr>
      <w:r w:rsidRPr="00814388">
        <w:rPr>
          <w:rFonts w:cstheme="minorHAnsi"/>
          <w:sz w:val="24"/>
          <w:szCs w:val="24"/>
        </w:rPr>
        <w:t xml:space="preserve">A empresa já tem cadastro no CRF/PR. </w:t>
      </w:r>
    </w:p>
    <w:p w14:paraId="4A37F062" w14:textId="77777777" w:rsidR="0028201A" w:rsidRPr="00814388" w:rsidRDefault="0028201A" w:rsidP="0028201A">
      <w:pPr>
        <w:spacing w:after="0"/>
        <w:rPr>
          <w:rFonts w:cstheme="minorHAnsi"/>
          <w:sz w:val="24"/>
          <w:szCs w:val="24"/>
        </w:rPr>
      </w:pPr>
      <w:r w:rsidRPr="00814388">
        <w:rPr>
          <w:rFonts w:cstheme="minorHAnsi"/>
          <w:sz w:val="24"/>
          <w:szCs w:val="24"/>
        </w:rPr>
        <w:t>Abrir o cadastro da empresa pela aba no protocolo.</w:t>
      </w:r>
    </w:p>
    <w:p w14:paraId="7D44E935" w14:textId="77777777" w:rsidR="00B442A2" w:rsidRDefault="00B442A2" w:rsidP="0028201A">
      <w:pPr>
        <w:pStyle w:val="Corpodetexto3"/>
        <w:spacing w:after="0" w:line="240" w:lineRule="auto"/>
        <w:rPr>
          <w:rFonts w:cstheme="minorHAnsi"/>
          <w:szCs w:val="24"/>
          <w:u w:val="single"/>
        </w:rPr>
      </w:pPr>
    </w:p>
    <w:p w14:paraId="5F0DCA99" w14:textId="6864C776" w:rsidR="0028201A" w:rsidRPr="00814388" w:rsidRDefault="0028201A" w:rsidP="0028201A">
      <w:pPr>
        <w:pStyle w:val="Corpodetexto3"/>
        <w:spacing w:after="0" w:line="240" w:lineRule="auto"/>
        <w:rPr>
          <w:rFonts w:cstheme="minorHAnsi"/>
          <w:szCs w:val="24"/>
          <w:u w:val="single"/>
        </w:rPr>
      </w:pPr>
      <w:r w:rsidRPr="00814388">
        <w:rPr>
          <w:rFonts w:cstheme="minorHAnsi"/>
          <w:szCs w:val="24"/>
          <w:u w:val="single"/>
        </w:rPr>
        <w:t>Dados l:</w:t>
      </w:r>
    </w:p>
    <w:p w14:paraId="2F22381C" w14:textId="77777777" w:rsidR="0028201A" w:rsidRPr="00814388" w:rsidRDefault="0028201A" w:rsidP="0028201A">
      <w:pPr>
        <w:pStyle w:val="Corpodetexto3"/>
        <w:spacing w:after="0" w:line="240" w:lineRule="auto"/>
        <w:rPr>
          <w:rFonts w:cstheme="minorHAnsi"/>
          <w:b w:val="0"/>
          <w:bCs/>
          <w:szCs w:val="24"/>
        </w:rPr>
      </w:pPr>
      <w:r w:rsidRPr="00814388">
        <w:rPr>
          <w:rFonts w:cstheme="minorHAnsi"/>
          <w:b w:val="0"/>
          <w:bCs/>
          <w:szCs w:val="24"/>
        </w:rPr>
        <w:t>Verificar se a documentação apresentada corresponde aos dados do cadastro.</w:t>
      </w:r>
    </w:p>
    <w:p w14:paraId="4ECF4C8F" w14:textId="77777777" w:rsidR="0028201A" w:rsidRPr="00814388" w:rsidRDefault="0028201A" w:rsidP="0028201A">
      <w:pPr>
        <w:spacing w:after="0"/>
        <w:rPr>
          <w:rFonts w:cstheme="minorHAnsi"/>
          <w:sz w:val="24"/>
          <w:szCs w:val="24"/>
        </w:rPr>
      </w:pPr>
      <w:r w:rsidRPr="00814388">
        <w:rPr>
          <w:rFonts w:cstheme="minorHAnsi"/>
          <w:b/>
          <w:bCs/>
          <w:sz w:val="24"/>
          <w:szCs w:val="24"/>
        </w:rPr>
        <w:t>CNPJ</w:t>
      </w:r>
      <w:r w:rsidRPr="00814388">
        <w:rPr>
          <w:rFonts w:cstheme="minorHAnsi"/>
          <w:sz w:val="24"/>
          <w:szCs w:val="24"/>
        </w:rPr>
        <w:t>:</w:t>
      </w:r>
    </w:p>
    <w:p w14:paraId="01B8E13F" w14:textId="77777777" w:rsidR="0028201A" w:rsidRPr="00814388" w:rsidRDefault="0028201A" w:rsidP="0028201A">
      <w:pPr>
        <w:spacing w:after="0"/>
        <w:rPr>
          <w:rFonts w:cstheme="minorHAnsi"/>
          <w:sz w:val="24"/>
          <w:szCs w:val="24"/>
        </w:rPr>
      </w:pPr>
      <w:r w:rsidRPr="00814388">
        <w:rPr>
          <w:rFonts w:cstheme="minorHAnsi"/>
          <w:b/>
          <w:bCs/>
          <w:sz w:val="24"/>
          <w:szCs w:val="24"/>
        </w:rPr>
        <w:t>Razão Social</w:t>
      </w:r>
      <w:r w:rsidRPr="00814388">
        <w:rPr>
          <w:rFonts w:cstheme="minorHAnsi"/>
          <w:sz w:val="24"/>
          <w:szCs w:val="24"/>
        </w:rPr>
        <w:t>: Nome completo da empresa com acentuação;</w:t>
      </w:r>
    </w:p>
    <w:p w14:paraId="2CA5D274" w14:textId="77777777" w:rsidR="0028201A" w:rsidRPr="00814388" w:rsidRDefault="0028201A" w:rsidP="0028201A">
      <w:pPr>
        <w:spacing w:after="0"/>
        <w:rPr>
          <w:rFonts w:cstheme="minorHAnsi"/>
          <w:sz w:val="24"/>
          <w:szCs w:val="24"/>
        </w:rPr>
      </w:pPr>
      <w:r w:rsidRPr="00814388">
        <w:rPr>
          <w:rFonts w:cstheme="minorHAnsi"/>
          <w:b/>
          <w:bCs/>
          <w:sz w:val="24"/>
          <w:szCs w:val="24"/>
        </w:rPr>
        <w:t>Fantasia</w:t>
      </w:r>
      <w:r w:rsidRPr="00814388">
        <w:rPr>
          <w:rFonts w:cstheme="minorHAnsi"/>
          <w:sz w:val="24"/>
          <w:szCs w:val="24"/>
        </w:rPr>
        <w:t>: Nome fantasia;</w:t>
      </w:r>
    </w:p>
    <w:p w14:paraId="70877831" w14:textId="77777777" w:rsidR="0028201A" w:rsidRDefault="0028201A" w:rsidP="0028201A">
      <w:pPr>
        <w:spacing w:after="0"/>
        <w:rPr>
          <w:rFonts w:cstheme="minorHAnsi"/>
          <w:sz w:val="24"/>
          <w:szCs w:val="24"/>
        </w:rPr>
      </w:pPr>
      <w:r w:rsidRPr="00814388">
        <w:rPr>
          <w:rFonts w:cstheme="minorHAnsi"/>
          <w:b/>
          <w:bCs/>
          <w:sz w:val="24"/>
          <w:szCs w:val="24"/>
        </w:rPr>
        <w:t>Situação da firma:</w:t>
      </w:r>
      <w:r w:rsidRPr="00814388">
        <w:rPr>
          <w:rFonts w:cstheme="minorHAnsi"/>
          <w:sz w:val="24"/>
          <w:szCs w:val="24"/>
        </w:rPr>
        <w:t xml:space="preserve"> Se estiver informado </w:t>
      </w:r>
      <w:r w:rsidRPr="00814388">
        <w:rPr>
          <w:rFonts w:cstheme="minorHAnsi"/>
          <w:b/>
          <w:bCs/>
          <w:sz w:val="24"/>
          <w:szCs w:val="24"/>
        </w:rPr>
        <w:t>ilegal</w:t>
      </w:r>
      <w:r w:rsidRPr="00814388">
        <w:rPr>
          <w:rFonts w:cstheme="minorHAnsi"/>
          <w:sz w:val="24"/>
          <w:szCs w:val="24"/>
        </w:rPr>
        <w:t>, será registro, alterar para definitivo.</w:t>
      </w:r>
    </w:p>
    <w:p w14:paraId="4BD6A40C" w14:textId="77777777" w:rsidR="004F3A06" w:rsidRDefault="004F3A06" w:rsidP="004F3A06">
      <w:pPr>
        <w:spacing w:after="0"/>
        <w:rPr>
          <w:rFonts w:cstheme="minorHAnsi"/>
          <w:sz w:val="24"/>
          <w:szCs w:val="24"/>
        </w:rPr>
      </w:pPr>
    </w:p>
    <w:p w14:paraId="7E102168" w14:textId="36D606FB" w:rsidR="004F3A06" w:rsidRPr="009E097F" w:rsidRDefault="004F3A06" w:rsidP="004F3A06">
      <w:pPr>
        <w:spacing w:after="0"/>
        <w:rPr>
          <w:rFonts w:cstheme="minorHAnsi"/>
          <w:sz w:val="24"/>
          <w:szCs w:val="24"/>
        </w:rPr>
      </w:pPr>
      <w:r w:rsidRPr="009E097F">
        <w:rPr>
          <w:rFonts w:cstheme="minorHAnsi"/>
          <w:sz w:val="24"/>
          <w:szCs w:val="24"/>
        </w:rPr>
        <w:t>Neste caso</w:t>
      </w:r>
      <w:r>
        <w:rPr>
          <w:rFonts w:cstheme="minorHAnsi"/>
          <w:sz w:val="24"/>
          <w:szCs w:val="24"/>
        </w:rPr>
        <w:t>:</w:t>
      </w:r>
      <w:r w:rsidRPr="009E097F">
        <w:rPr>
          <w:rFonts w:cstheme="minorHAnsi"/>
          <w:sz w:val="24"/>
          <w:szCs w:val="24"/>
        </w:rPr>
        <w:t xml:space="preserve"> deve ser alterado a situação da firma para definitivo e salvo antes de incluir os </w:t>
      </w:r>
      <w:proofErr w:type="spellStart"/>
      <w:r w:rsidRPr="009E097F">
        <w:rPr>
          <w:rFonts w:cstheme="minorHAnsi"/>
          <w:sz w:val="24"/>
          <w:szCs w:val="24"/>
        </w:rPr>
        <w:t>RTs</w:t>
      </w:r>
      <w:proofErr w:type="spellEnd"/>
      <w:r w:rsidRPr="009E097F">
        <w:rPr>
          <w:rFonts w:cstheme="minorHAnsi"/>
          <w:sz w:val="24"/>
          <w:szCs w:val="24"/>
        </w:rPr>
        <w:t>, fazer isso para não perder o trabalho efetuado.</w:t>
      </w:r>
    </w:p>
    <w:p w14:paraId="5BF3CF49" w14:textId="77777777" w:rsidR="004F3A06" w:rsidRDefault="004F3A06" w:rsidP="0028201A">
      <w:pPr>
        <w:spacing w:after="0"/>
        <w:rPr>
          <w:rFonts w:cstheme="minorHAnsi"/>
          <w:sz w:val="24"/>
          <w:szCs w:val="24"/>
        </w:rPr>
      </w:pPr>
    </w:p>
    <w:p w14:paraId="1FE70DFB" w14:textId="77777777" w:rsidR="004F3A06" w:rsidRPr="00814388" w:rsidRDefault="004F3A06" w:rsidP="0028201A">
      <w:pPr>
        <w:spacing w:after="0"/>
        <w:rPr>
          <w:rFonts w:cstheme="minorHAnsi"/>
          <w:sz w:val="24"/>
          <w:szCs w:val="24"/>
        </w:rPr>
      </w:pPr>
    </w:p>
    <w:p w14:paraId="181AEEA8" w14:textId="77777777" w:rsidR="0028201A" w:rsidRPr="00814388" w:rsidRDefault="0028201A" w:rsidP="0028201A">
      <w:pPr>
        <w:spacing w:after="0"/>
        <w:rPr>
          <w:rFonts w:cstheme="minorHAnsi"/>
          <w:sz w:val="24"/>
          <w:szCs w:val="24"/>
        </w:rPr>
      </w:pPr>
      <w:r w:rsidRPr="00814388">
        <w:rPr>
          <w:rFonts w:cstheme="minorHAnsi"/>
          <w:b/>
          <w:bCs/>
          <w:sz w:val="24"/>
          <w:szCs w:val="24"/>
        </w:rPr>
        <w:t>Categoria da Empresa</w:t>
      </w:r>
      <w:r w:rsidRPr="00814388">
        <w:rPr>
          <w:rFonts w:cstheme="minorHAnsi"/>
          <w:sz w:val="24"/>
          <w:szCs w:val="24"/>
        </w:rPr>
        <w:t>: Verificar a documentação apresentada se está de acordo.</w:t>
      </w:r>
    </w:p>
    <w:p w14:paraId="5C426A70" w14:textId="77777777" w:rsidR="0028201A" w:rsidRPr="00814388" w:rsidRDefault="0028201A" w:rsidP="0028201A">
      <w:pPr>
        <w:spacing w:after="0"/>
        <w:rPr>
          <w:rFonts w:cstheme="minorHAnsi"/>
          <w:b/>
          <w:bCs/>
          <w:sz w:val="24"/>
          <w:szCs w:val="24"/>
          <w:u w:val="single"/>
        </w:rPr>
      </w:pPr>
    </w:p>
    <w:p w14:paraId="7AFA287F" w14:textId="77777777" w:rsidR="0028201A" w:rsidRPr="00814388" w:rsidRDefault="0028201A" w:rsidP="0028201A">
      <w:pPr>
        <w:spacing w:after="0"/>
        <w:rPr>
          <w:rFonts w:cstheme="minorHAnsi"/>
          <w:b/>
          <w:bCs/>
          <w:sz w:val="24"/>
          <w:szCs w:val="24"/>
        </w:rPr>
      </w:pPr>
      <w:r w:rsidRPr="00814388">
        <w:rPr>
          <w:rFonts w:cstheme="minorHAnsi"/>
          <w:b/>
          <w:bCs/>
          <w:sz w:val="24"/>
          <w:szCs w:val="24"/>
          <w:u w:val="single"/>
        </w:rPr>
        <w:t xml:space="preserve">Dados </w:t>
      </w:r>
      <w:proofErr w:type="spellStart"/>
      <w:r w:rsidRPr="00814388">
        <w:rPr>
          <w:rFonts w:cstheme="minorHAnsi"/>
          <w:b/>
          <w:bCs/>
          <w:sz w:val="24"/>
          <w:szCs w:val="24"/>
          <w:u w:val="single"/>
        </w:rPr>
        <w:t>ll</w:t>
      </w:r>
      <w:proofErr w:type="spellEnd"/>
      <w:r w:rsidRPr="00814388">
        <w:rPr>
          <w:rFonts w:cstheme="minorHAnsi"/>
          <w:b/>
          <w:bCs/>
          <w:sz w:val="24"/>
          <w:szCs w:val="24"/>
        </w:rPr>
        <w:t>:</w:t>
      </w:r>
    </w:p>
    <w:p w14:paraId="69F079DC" w14:textId="77777777" w:rsidR="0028201A" w:rsidRPr="00814388" w:rsidRDefault="0028201A" w:rsidP="0028201A">
      <w:pPr>
        <w:spacing w:after="0"/>
        <w:rPr>
          <w:rFonts w:cstheme="minorHAnsi"/>
          <w:sz w:val="24"/>
          <w:szCs w:val="24"/>
        </w:rPr>
      </w:pPr>
      <w:r w:rsidRPr="00814388">
        <w:rPr>
          <w:rFonts w:cstheme="minorHAnsi"/>
          <w:b/>
          <w:bCs/>
          <w:sz w:val="24"/>
          <w:szCs w:val="24"/>
        </w:rPr>
        <w:t>Data aprovação plenária</w:t>
      </w:r>
      <w:r w:rsidRPr="00814388">
        <w:rPr>
          <w:rFonts w:cstheme="minorHAnsi"/>
          <w:sz w:val="24"/>
          <w:szCs w:val="24"/>
        </w:rPr>
        <w:t>: Esta data já estará informada, caso o procedimento for registro, informar a data da plenária atual;</w:t>
      </w:r>
    </w:p>
    <w:p w14:paraId="497FD226" w14:textId="77777777" w:rsidR="0028201A" w:rsidRPr="00814388" w:rsidRDefault="0028201A" w:rsidP="0028201A">
      <w:pPr>
        <w:spacing w:after="0"/>
        <w:rPr>
          <w:rFonts w:cstheme="minorHAnsi"/>
          <w:sz w:val="24"/>
          <w:szCs w:val="24"/>
        </w:rPr>
      </w:pPr>
      <w:r w:rsidRPr="00814388">
        <w:rPr>
          <w:rFonts w:cstheme="minorHAnsi"/>
          <w:b/>
          <w:bCs/>
          <w:sz w:val="24"/>
          <w:szCs w:val="24"/>
        </w:rPr>
        <w:t>Data Abertura da Firma</w:t>
      </w:r>
      <w:r w:rsidRPr="00814388">
        <w:rPr>
          <w:rFonts w:cstheme="minorHAnsi"/>
          <w:sz w:val="24"/>
          <w:szCs w:val="24"/>
        </w:rPr>
        <w:t>: Esta data já estará informada, caso o procedimento for registro, informar a data da abertura da empresa informada no CNPJ ou no carimbo da JUCEPAR no Contrato Social;</w:t>
      </w:r>
    </w:p>
    <w:p w14:paraId="47ADE4DB" w14:textId="77777777" w:rsidR="0028201A" w:rsidRPr="00814388" w:rsidRDefault="0028201A" w:rsidP="0028201A">
      <w:pPr>
        <w:spacing w:after="0"/>
        <w:rPr>
          <w:rFonts w:cstheme="minorHAnsi"/>
          <w:sz w:val="24"/>
          <w:szCs w:val="24"/>
        </w:rPr>
      </w:pPr>
      <w:r w:rsidRPr="00814388">
        <w:rPr>
          <w:rFonts w:cstheme="minorHAnsi"/>
          <w:b/>
          <w:bCs/>
          <w:sz w:val="24"/>
          <w:szCs w:val="24"/>
        </w:rPr>
        <w:t>Data Validade do Certificado:</w:t>
      </w:r>
      <w:r w:rsidRPr="00814388">
        <w:rPr>
          <w:rFonts w:cstheme="minorHAnsi"/>
          <w:sz w:val="24"/>
          <w:szCs w:val="24"/>
        </w:rPr>
        <w:t xml:space="preserve"> informar a data quando houver contratos com prazo determinado, quando houver mais de um contrato, informar a data do vencimento mais recente.</w:t>
      </w:r>
    </w:p>
    <w:p w14:paraId="7531725B" w14:textId="77777777" w:rsidR="0028201A" w:rsidRPr="00814388" w:rsidRDefault="0028201A" w:rsidP="0028201A">
      <w:pPr>
        <w:spacing w:after="0"/>
        <w:rPr>
          <w:rFonts w:cstheme="minorHAnsi"/>
          <w:sz w:val="24"/>
          <w:szCs w:val="24"/>
        </w:rPr>
      </w:pPr>
    </w:p>
    <w:p w14:paraId="04FD143C" w14:textId="77777777" w:rsidR="0028201A" w:rsidRPr="00814388" w:rsidRDefault="0028201A" w:rsidP="0028201A">
      <w:pPr>
        <w:spacing w:after="0"/>
        <w:rPr>
          <w:rFonts w:cstheme="minorHAnsi"/>
          <w:b/>
          <w:bCs/>
          <w:sz w:val="24"/>
          <w:szCs w:val="24"/>
          <w:u w:val="single"/>
        </w:rPr>
      </w:pPr>
      <w:r w:rsidRPr="00814388">
        <w:rPr>
          <w:rFonts w:cstheme="minorHAnsi"/>
          <w:b/>
          <w:bCs/>
          <w:sz w:val="24"/>
          <w:szCs w:val="24"/>
          <w:u w:val="single"/>
        </w:rPr>
        <w:t>Contatos:</w:t>
      </w:r>
    </w:p>
    <w:p w14:paraId="7BFDE8FB" w14:textId="77777777" w:rsidR="0028201A" w:rsidRPr="00814388" w:rsidRDefault="0028201A" w:rsidP="0028201A">
      <w:pPr>
        <w:spacing w:after="0"/>
        <w:rPr>
          <w:rFonts w:cstheme="minorHAnsi"/>
          <w:sz w:val="24"/>
          <w:szCs w:val="24"/>
        </w:rPr>
      </w:pPr>
      <w:r w:rsidRPr="00814388">
        <w:rPr>
          <w:rFonts w:cstheme="minorHAnsi"/>
          <w:sz w:val="24"/>
          <w:szCs w:val="24"/>
        </w:rPr>
        <w:t>Verificar se o endereço está completo rua, n.º, bairro, cidade. Se for registro em Curitiba ou Maringá deverá informar também a região.</w:t>
      </w:r>
    </w:p>
    <w:p w14:paraId="56DFE54F" w14:textId="77777777" w:rsidR="0028201A" w:rsidRPr="00814388" w:rsidRDefault="0028201A" w:rsidP="0028201A">
      <w:pPr>
        <w:spacing w:after="0"/>
        <w:rPr>
          <w:rFonts w:cstheme="minorHAnsi"/>
          <w:sz w:val="24"/>
          <w:szCs w:val="24"/>
        </w:rPr>
      </w:pPr>
      <w:r w:rsidRPr="00814388">
        <w:rPr>
          <w:rFonts w:cstheme="minorHAnsi"/>
          <w:b/>
          <w:bCs/>
          <w:sz w:val="24"/>
          <w:szCs w:val="24"/>
        </w:rPr>
        <w:t>Celular, Telefone e E-mail Principal:</w:t>
      </w:r>
      <w:r w:rsidRPr="00814388">
        <w:rPr>
          <w:rFonts w:cstheme="minorHAnsi"/>
          <w:sz w:val="24"/>
          <w:szCs w:val="24"/>
        </w:rPr>
        <w:t xml:space="preserve"> Atualizar conforme informado no formulário.</w:t>
      </w:r>
    </w:p>
    <w:p w14:paraId="666CF8EA" w14:textId="77777777" w:rsidR="0028201A" w:rsidRPr="00814388" w:rsidRDefault="0028201A" w:rsidP="0028201A">
      <w:pPr>
        <w:spacing w:after="0"/>
        <w:rPr>
          <w:rFonts w:cstheme="minorHAnsi"/>
          <w:b/>
          <w:bCs/>
          <w:sz w:val="24"/>
          <w:szCs w:val="24"/>
          <w:u w:val="single"/>
        </w:rPr>
      </w:pPr>
    </w:p>
    <w:p w14:paraId="7D961474" w14:textId="77777777" w:rsidR="0028201A" w:rsidRPr="00814388" w:rsidRDefault="0028201A" w:rsidP="0028201A">
      <w:pPr>
        <w:spacing w:after="0"/>
        <w:rPr>
          <w:rFonts w:cstheme="minorHAnsi"/>
          <w:b/>
          <w:bCs/>
          <w:sz w:val="24"/>
          <w:szCs w:val="24"/>
        </w:rPr>
      </w:pPr>
      <w:r w:rsidRPr="00814388">
        <w:rPr>
          <w:rFonts w:cstheme="minorHAnsi"/>
          <w:b/>
          <w:bCs/>
          <w:sz w:val="24"/>
          <w:szCs w:val="24"/>
          <w:u w:val="single"/>
        </w:rPr>
        <w:t>Sócios:</w:t>
      </w:r>
      <w:r w:rsidRPr="00814388">
        <w:rPr>
          <w:rFonts w:cstheme="minorHAnsi"/>
          <w:b/>
          <w:bCs/>
          <w:sz w:val="24"/>
          <w:szCs w:val="24"/>
        </w:rPr>
        <w:t xml:space="preserve"> </w:t>
      </w:r>
    </w:p>
    <w:p w14:paraId="019B921E" w14:textId="77777777" w:rsidR="0028201A" w:rsidRPr="00814388" w:rsidRDefault="0028201A" w:rsidP="0028201A">
      <w:pPr>
        <w:spacing w:after="0"/>
        <w:rPr>
          <w:rFonts w:cstheme="minorHAnsi"/>
          <w:sz w:val="24"/>
          <w:szCs w:val="24"/>
        </w:rPr>
      </w:pPr>
      <w:r w:rsidRPr="00814388">
        <w:rPr>
          <w:rFonts w:cstheme="minorHAnsi"/>
          <w:sz w:val="24"/>
          <w:szCs w:val="24"/>
        </w:rPr>
        <w:t xml:space="preserve">Os sócios já estarão lançados, também para registro. </w:t>
      </w:r>
    </w:p>
    <w:p w14:paraId="484132A2" w14:textId="77777777" w:rsidR="0028201A" w:rsidRPr="00814388" w:rsidRDefault="0028201A" w:rsidP="0028201A">
      <w:pPr>
        <w:pStyle w:val="Textoembloco"/>
        <w:widowControl/>
        <w:ind w:left="0" w:right="0"/>
        <w:rPr>
          <w:rFonts w:asciiTheme="minorHAnsi" w:hAnsiTheme="minorHAnsi" w:cstheme="minorHAnsi"/>
          <w:b/>
          <w:bCs/>
        </w:rPr>
      </w:pPr>
      <w:r w:rsidRPr="00814388">
        <w:rPr>
          <w:rFonts w:asciiTheme="minorHAnsi" w:hAnsiTheme="minorHAnsi" w:cstheme="minorHAnsi"/>
          <w:b/>
          <w:bCs/>
          <w:u w:val="single"/>
        </w:rPr>
        <w:lastRenderedPageBreak/>
        <w:t>Preposto Representante Legal</w:t>
      </w:r>
      <w:r w:rsidRPr="00814388">
        <w:rPr>
          <w:rFonts w:asciiTheme="minorHAnsi" w:hAnsiTheme="minorHAnsi" w:cstheme="minorHAnsi"/>
          <w:b/>
          <w:bCs/>
        </w:rPr>
        <w:t>:</w:t>
      </w:r>
    </w:p>
    <w:p w14:paraId="0840515D" w14:textId="77777777" w:rsidR="0028201A" w:rsidRPr="00814388" w:rsidRDefault="0028201A" w:rsidP="0028201A">
      <w:pPr>
        <w:pStyle w:val="Textoembloco"/>
        <w:widowControl/>
        <w:ind w:left="0" w:right="0"/>
        <w:rPr>
          <w:rFonts w:asciiTheme="minorHAnsi" w:hAnsiTheme="minorHAnsi" w:cstheme="minorHAnsi"/>
        </w:rPr>
      </w:pPr>
      <w:r w:rsidRPr="00814388">
        <w:rPr>
          <w:rFonts w:asciiTheme="minorHAnsi" w:hAnsiTheme="minorHAnsi" w:cstheme="minorHAnsi"/>
        </w:rPr>
        <w:t>Se for apresentado procuração, poderá ser lançado no sistema como preposto.</w:t>
      </w:r>
    </w:p>
    <w:p w14:paraId="267E19EE" w14:textId="77777777" w:rsidR="0028201A" w:rsidRPr="00814388" w:rsidRDefault="0028201A" w:rsidP="0028201A">
      <w:pPr>
        <w:pStyle w:val="Textoembloco"/>
        <w:widowControl/>
        <w:ind w:left="0" w:right="0"/>
        <w:rPr>
          <w:rFonts w:asciiTheme="minorHAnsi" w:hAnsiTheme="minorHAnsi" w:cstheme="minorHAnsi"/>
          <w:b/>
          <w:bCs/>
        </w:rPr>
      </w:pPr>
      <w:r w:rsidRPr="00814388">
        <w:rPr>
          <w:rFonts w:asciiTheme="minorHAnsi" w:hAnsiTheme="minorHAnsi" w:cstheme="minorHAnsi"/>
          <w:b/>
          <w:bCs/>
        </w:rPr>
        <w:t>Inserir preposto</w:t>
      </w:r>
    </w:p>
    <w:p w14:paraId="4EB57B54" w14:textId="77777777" w:rsidR="0028201A" w:rsidRPr="00814388" w:rsidRDefault="0028201A" w:rsidP="0028201A">
      <w:pPr>
        <w:spacing w:after="0"/>
        <w:rPr>
          <w:rFonts w:cstheme="minorHAnsi"/>
          <w:sz w:val="24"/>
          <w:szCs w:val="24"/>
        </w:rPr>
      </w:pPr>
      <w:r w:rsidRPr="00814388">
        <w:rPr>
          <w:rFonts w:cstheme="minorHAnsi"/>
          <w:sz w:val="24"/>
          <w:szCs w:val="24"/>
        </w:rPr>
        <w:t xml:space="preserve">No canto direito clicar em </w:t>
      </w:r>
      <w:r w:rsidRPr="00814388">
        <w:rPr>
          <w:rFonts w:cstheme="minorHAnsi"/>
          <w:b/>
          <w:bCs/>
          <w:sz w:val="24"/>
          <w:szCs w:val="24"/>
        </w:rPr>
        <w:t>Cad. Leigo</w:t>
      </w:r>
      <w:r w:rsidRPr="00814388">
        <w:rPr>
          <w:rFonts w:cstheme="minorHAnsi"/>
          <w:sz w:val="24"/>
          <w:szCs w:val="24"/>
        </w:rPr>
        <w:t xml:space="preserve">. </w:t>
      </w:r>
    </w:p>
    <w:p w14:paraId="23492460" w14:textId="77777777" w:rsidR="0028201A" w:rsidRPr="00814388" w:rsidRDefault="0028201A" w:rsidP="0028201A">
      <w:pPr>
        <w:spacing w:after="0"/>
        <w:rPr>
          <w:rFonts w:cstheme="minorHAnsi"/>
          <w:sz w:val="24"/>
          <w:szCs w:val="24"/>
        </w:rPr>
      </w:pPr>
      <w:r w:rsidRPr="00814388">
        <w:rPr>
          <w:rFonts w:cstheme="minorHAnsi"/>
          <w:sz w:val="24"/>
          <w:szCs w:val="24"/>
        </w:rPr>
        <w:t>Preencher os dados completos começando pelo CPF. Caso o procurador ou representante legal já tenha cadastro o sistema informará que o CPF já está cadastrado e informa o número da inscrição.</w:t>
      </w:r>
    </w:p>
    <w:p w14:paraId="48054F11" w14:textId="77777777" w:rsidR="0028201A" w:rsidRPr="00814388" w:rsidRDefault="0028201A" w:rsidP="0028201A">
      <w:pPr>
        <w:spacing w:after="0"/>
        <w:rPr>
          <w:rFonts w:cstheme="minorHAnsi"/>
          <w:sz w:val="24"/>
          <w:szCs w:val="24"/>
        </w:rPr>
      </w:pPr>
      <w:r w:rsidRPr="00814388">
        <w:rPr>
          <w:rFonts w:cstheme="minorHAnsi"/>
          <w:sz w:val="24"/>
          <w:szCs w:val="24"/>
        </w:rPr>
        <w:t>Após salvar o lançamento, o sistema abre uma nova aba com o nome que foi cadastrado. Deverá completar a data de início (data da assinatura da procuração) – informar também a data de validade quando houver.</w:t>
      </w:r>
    </w:p>
    <w:p w14:paraId="379CE2B7" w14:textId="77777777" w:rsidR="00FF0577" w:rsidRPr="00814388" w:rsidRDefault="00FF0577" w:rsidP="0028201A">
      <w:pPr>
        <w:spacing w:after="0"/>
        <w:rPr>
          <w:rFonts w:cstheme="minorHAnsi"/>
          <w:b/>
          <w:bCs/>
          <w:sz w:val="24"/>
          <w:szCs w:val="24"/>
          <w:u w:val="single"/>
        </w:rPr>
      </w:pPr>
    </w:p>
    <w:p w14:paraId="18B252FC" w14:textId="77777777" w:rsidR="0028201A" w:rsidRPr="00814388" w:rsidRDefault="0028201A" w:rsidP="0028201A">
      <w:pPr>
        <w:spacing w:after="0"/>
        <w:rPr>
          <w:rFonts w:cstheme="minorHAnsi"/>
          <w:b/>
          <w:bCs/>
          <w:sz w:val="24"/>
          <w:szCs w:val="24"/>
        </w:rPr>
      </w:pPr>
      <w:r w:rsidRPr="00814388">
        <w:rPr>
          <w:rFonts w:cstheme="minorHAnsi"/>
          <w:b/>
          <w:bCs/>
          <w:sz w:val="24"/>
          <w:szCs w:val="24"/>
          <w:u w:val="single"/>
        </w:rPr>
        <w:t>Horários</w:t>
      </w:r>
      <w:r w:rsidRPr="00814388">
        <w:rPr>
          <w:rFonts w:cstheme="minorHAnsi"/>
          <w:b/>
          <w:bCs/>
          <w:sz w:val="24"/>
          <w:szCs w:val="24"/>
        </w:rPr>
        <w:t>:</w:t>
      </w:r>
    </w:p>
    <w:p w14:paraId="0C26527C" w14:textId="77777777" w:rsidR="0028201A" w:rsidRPr="00814388" w:rsidRDefault="0028201A" w:rsidP="0028201A">
      <w:pPr>
        <w:spacing w:after="0"/>
        <w:rPr>
          <w:rFonts w:cstheme="minorHAnsi"/>
          <w:b/>
          <w:bCs/>
          <w:sz w:val="24"/>
          <w:szCs w:val="24"/>
        </w:rPr>
      </w:pPr>
      <w:r w:rsidRPr="00814388">
        <w:rPr>
          <w:rFonts w:cstheme="minorHAnsi"/>
          <w:b/>
          <w:bCs/>
          <w:sz w:val="24"/>
          <w:szCs w:val="24"/>
        </w:rPr>
        <w:t>Horário de Funcionamento</w:t>
      </w:r>
    </w:p>
    <w:p w14:paraId="353716B8" w14:textId="77777777" w:rsidR="0028201A" w:rsidRPr="00814388" w:rsidRDefault="0028201A" w:rsidP="0028201A">
      <w:pPr>
        <w:spacing w:after="0"/>
        <w:rPr>
          <w:rFonts w:cstheme="minorHAnsi"/>
          <w:sz w:val="24"/>
          <w:szCs w:val="24"/>
        </w:rPr>
      </w:pPr>
      <w:r w:rsidRPr="00814388">
        <w:rPr>
          <w:rFonts w:cstheme="minorHAnsi"/>
          <w:sz w:val="24"/>
          <w:szCs w:val="24"/>
        </w:rPr>
        <w:t>Verificar se o horário de funcionamento corresponde ao informado no formulário, se for diferente deverá ser alterado.</w:t>
      </w:r>
    </w:p>
    <w:p w14:paraId="1D6F691D" w14:textId="77777777" w:rsidR="0028201A" w:rsidRPr="00814388" w:rsidRDefault="0028201A" w:rsidP="0028201A">
      <w:pPr>
        <w:spacing w:after="0"/>
        <w:rPr>
          <w:rFonts w:cstheme="minorHAnsi"/>
          <w:sz w:val="24"/>
          <w:szCs w:val="24"/>
        </w:rPr>
      </w:pPr>
      <w:r w:rsidRPr="00814388">
        <w:rPr>
          <w:rFonts w:cstheme="minorHAnsi"/>
          <w:sz w:val="24"/>
          <w:szCs w:val="24"/>
        </w:rPr>
        <w:t>No canto direito clicar na lixeira da linha do horário para excluir o horário existente;</w:t>
      </w:r>
    </w:p>
    <w:p w14:paraId="56202FF6" w14:textId="77777777" w:rsidR="0028201A" w:rsidRPr="00814388" w:rsidRDefault="0028201A" w:rsidP="0028201A">
      <w:pPr>
        <w:spacing w:after="0"/>
        <w:rPr>
          <w:rFonts w:cstheme="minorHAnsi"/>
          <w:sz w:val="24"/>
          <w:szCs w:val="24"/>
        </w:rPr>
      </w:pPr>
      <w:r w:rsidRPr="00814388">
        <w:rPr>
          <w:rFonts w:cstheme="minorHAnsi"/>
          <w:sz w:val="24"/>
          <w:szCs w:val="24"/>
        </w:rPr>
        <w:t xml:space="preserve">No canto direito clicar em </w:t>
      </w:r>
      <w:r w:rsidRPr="00814388">
        <w:rPr>
          <w:rFonts w:cstheme="minorHAnsi"/>
          <w:b/>
          <w:bCs/>
          <w:sz w:val="24"/>
          <w:szCs w:val="24"/>
        </w:rPr>
        <w:t>Adicionar Horário</w:t>
      </w:r>
      <w:r w:rsidRPr="00814388">
        <w:rPr>
          <w:rFonts w:cstheme="minorHAnsi"/>
          <w:sz w:val="24"/>
          <w:szCs w:val="24"/>
        </w:rPr>
        <w:t xml:space="preserve"> </w:t>
      </w:r>
    </w:p>
    <w:p w14:paraId="2BDCD393" w14:textId="77777777" w:rsidR="0028201A" w:rsidRPr="00814388" w:rsidRDefault="0028201A" w:rsidP="0028201A">
      <w:pPr>
        <w:spacing w:after="0"/>
        <w:rPr>
          <w:rFonts w:cstheme="minorHAnsi"/>
          <w:sz w:val="24"/>
          <w:szCs w:val="24"/>
        </w:rPr>
      </w:pPr>
      <w:r w:rsidRPr="00814388">
        <w:rPr>
          <w:rFonts w:cstheme="minorHAnsi"/>
          <w:sz w:val="24"/>
          <w:szCs w:val="24"/>
        </w:rPr>
        <w:t>Incluir o horário conforme informado no formulário, cada intervalo deverá ser lançado em uma nova linha.</w:t>
      </w:r>
    </w:p>
    <w:p w14:paraId="51AD74C2" w14:textId="77777777" w:rsidR="0028201A" w:rsidRDefault="0028201A" w:rsidP="0028201A">
      <w:pPr>
        <w:spacing w:after="0"/>
        <w:rPr>
          <w:rFonts w:cstheme="minorHAnsi"/>
          <w:sz w:val="24"/>
          <w:szCs w:val="24"/>
        </w:rPr>
      </w:pPr>
      <w:r w:rsidRPr="00814388">
        <w:rPr>
          <w:rFonts w:cstheme="minorHAnsi"/>
          <w:sz w:val="24"/>
          <w:szCs w:val="24"/>
        </w:rPr>
        <w:t xml:space="preserve">Se ainda </w:t>
      </w:r>
      <w:r w:rsidRPr="00814388">
        <w:rPr>
          <w:rFonts w:cstheme="minorHAnsi"/>
          <w:b/>
          <w:bCs/>
          <w:sz w:val="24"/>
          <w:szCs w:val="24"/>
        </w:rPr>
        <w:t>não</w:t>
      </w:r>
      <w:r w:rsidRPr="00814388">
        <w:rPr>
          <w:rFonts w:cstheme="minorHAnsi"/>
          <w:sz w:val="24"/>
          <w:szCs w:val="24"/>
        </w:rPr>
        <w:t xml:space="preserve"> houver horário declarado, será registro de empresa e deverá incluir o horário conforme informado no formulário.</w:t>
      </w:r>
    </w:p>
    <w:p w14:paraId="18FB9DEE" w14:textId="77777777" w:rsidR="009E097F" w:rsidRDefault="009E097F" w:rsidP="0028201A">
      <w:pPr>
        <w:spacing w:after="0"/>
        <w:rPr>
          <w:rFonts w:cstheme="minorHAnsi"/>
          <w:sz w:val="24"/>
          <w:szCs w:val="24"/>
        </w:rPr>
      </w:pPr>
    </w:p>
    <w:p w14:paraId="066525D3" w14:textId="77777777" w:rsidR="0028201A" w:rsidRPr="00814388" w:rsidRDefault="0028201A" w:rsidP="0028201A">
      <w:pPr>
        <w:spacing w:after="0"/>
        <w:rPr>
          <w:rFonts w:cstheme="minorHAnsi"/>
          <w:sz w:val="24"/>
          <w:szCs w:val="24"/>
        </w:rPr>
      </w:pPr>
      <w:r w:rsidRPr="00814388">
        <w:rPr>
          <w:rFonts w:cstheme="minorHAnsi"/>
          <w:sz w:val="24"/>
          <w:szCs w:val="24"/>
        </w:rPr>
        <w:t xml:space="preserve">No canto direito clicar em </w:t>
      </w:r>
      <w:r w:rsidRPr="00814388">
        <w:rPr>
          <w:rFonts w:cstheme="minorHAnsi"/>
          <w:b/>
          <w:bCs/>
          <w:sz w:val="24"/>
          <w:szCs w:val="24"/>
        </w:rPr>
        <w:t>Adicionar Horário</w:t>
      </w:r>
      <w:r w:rsidRPr="00814388">
        <w:rPr>
          <w:rFonts w:cstheme="minorHAnsi"/>
          <w:sz w:val="24"/>
          <w:szCs w:val="24"/>
        </w:rPr>
        <w:t xml:space="preserve"> </w:t>
      </w:r>
    </w:p>
    <w:p w14:paraId="7168BFFA" w14:textId="77777777" w:rsidR="0028201A" w:rsidRPr="00814388" w:rsidRDefault="0028201A" w:rsidP="0028201A">
      <w:pPr>
        <w:spacing w:after="0"/>
        <w:rPr>
          <w:rFonts w:cstheme="minorHAnsi"/>
          <w:sz w:val="24"/>
          <w:szCs w:val="24"/>
        </w:rPr>
      </w:pPr>
      <w:r w:rsidRPr="00814388">
        <w:rPr>
          <w:rFonts w:cstheme="minorHAnsi"/>
          <w:sz w:val="24"/>
          <w:szCs w:val="24"/>
        </w:rPr>
        <w:t>Incluir o horário, cada intervalo deverá ser lançado em uma nova linha.</w:t>
      </w:r>
    </w:p>
    <w:p w14:paraId="5A99E017" w14:textId="77777777" w:rsidR="0028201A" w:rsidRPr="00814388" w:rsidRDefault="0028201A" w:rsidP="0028201A">
      <w:pPr>
        <w:spacing w:after="0"/>
        <w:rPr>
          <w:rFonts w:cstheme="minorHAnsi"/>
          <w:b/>
          <w:bCs/>
          <w:sz w:val="24"/>
          <w:szCs w:val="24"/>
          <w:u w:val="single"/>
        </w:rPr>
      </w:pPr>
    </w:p>
    <w:p w14:paraId="5C36BF60" w14:textId="77777777" w:rsidR="0028201A" w:rsidRPr="00814388" w:rsidRDefault="0028201A" w:rsidP="0028201A">
      <w:pPr>
        <w:spacing w:after="0"/>
        <w:rPr>
          <w:rFonts w:cstheme="minorHAnsi"/>
          <w:b/>
          <w:bCs/>
          <w:sz w:val="24"/>
          <w:szCs w:val="24"/>
        </w:rPr>
      </w:pPr>
      <w:r w:rsidRPr="00814388">
        <w:rPr>
          <w:rFonts w:cstheme="minorHAnsi"/>
          <w:b/>
          <w:bCs/>
          <w:sz w:val="24"/>
          <w:szCs w:val="24"/>
        </w:rPr>
        <w:t>Plantão</w:t>
      </w:r>
    </w:p>
    <w:p w14:paraId="3DE5D64D" w14:textId="20918AFD" w:rsidR="002C0DD1" w:rsidRPr="00814388" w:rsidRDefault="002C0DD1" w:rsidP="0028201A">
      <w:pPr>
        <w:spacing w:after="0"/>
        <w:rPr>
          <w:rFonts w:cstheme="minorHAnsi"/>
          <w:sz w:val="24"/>
          <w:szCs w:val="24"/>
        </w:rPr>
      </w:pPr>
      <w:r w:rsidRPr="00814388">
        <w:rPr>
          <w:rFonts w:cstheme="minorHAnsi"/>
          <w:sz w:val="24"/>
          <w:szCs w:val="24"/>
        </w:rPr>
        <w:t>Horários que são informados, normalmente para municípios pequenos, em que há plantão de revezamento de farmácias, ou estabelecimentos que apresentem decisão judicial.</w:t>
      </w:r>
    </w:p>
    <w:p w14:paraId="3155890E" w14:textId="77777777" w:rsidR="002C0DD1" w:rsidRPr="00814388" w:rsidRDefault="002C0DD1" w:rsidP="0028201A">
      <w:pPr>
        <w:spacing w:after="0"/>
        <w:rPr>
          <w:rFonts w:cstheme="minorHAnsi"/>
          <w:sz w:val="24"/>
          <w:szCs w:val="24"/>
        </w:rPr>
      </w:pPr>
    </w:p>
    <w:p w14:paraId="3B58AABB" w14:textId="77777777" w:rsidR="0028201A" w:rsidRPr="00814388" w:rsidRDefault="0028201A" w:rsidP="0028201A">
      <w:pPr>
        <w:spacing w:after="0"/>
        <w:rPr>
          <w:rFonts w:cstheme="minorHAnsi"/>
          <w:sz w:val="24"/>
          <w:szCs w:val="24"/>
        </w:rPr>
      </w:pPr>
      <w:r w:rsidRPr="00814388">
        <w:rPr>
          <w:rFonts w:cstheme="minorHAnsi"/>
          <w:sz w:val="24"/>
          <w:szCs w:val="24"/>
        </w:rPr>
        <w:t>Verificar se o horário de plantão corresponde ao informado no formulário, se for diferente deverá ser alterado.</w:t>
      </w:r>
    </w:p>
    <w:p w14:paraId="539A8E24" w14:textId="77777777" w:rsidR="0028201A" w:rsidRPr="00814388" w:rsidRDefault="0028201A" w:rsidP="0028201A">
      <w:pPr>
        <w:spacing w:after="0"/>
        <w:rPr>
          <w:rFonts w:cstheme="minorHAnsi"/>
          <w:sz w:val="24"/>
          <w:szCs w:val="24"/>
        </w:rPr>
      </w:pPr>
      <w:r w:rsidRPr="00814388">
        <w:rPr>
          <w:rFonts w:cstheme="minorHAnsi"/>
          <w:sz w:val="24"/>
          <w:szCs w:val="24"/>
        </w:rPr>
        <w:t>Alterar o horário conforme informado, cada intervalo deverá ser lançado em uma nova linha.</w:t>
      </w:r>
    </w:p>
    <w:p w14:paraId="6B4BDC7C" w14:textId="77777777" w:rsidR="0028201A" w:rsidRPr="00814388" w:rsidRDefault="0028201A" w:rsidP="0028201A">
      <w:pPr>
        <w:spacing w:after="0"/>
        <w:rPr>
          <w:rFonts w:cstheme="minorHAnsi"/>
          <w:sz w:val="24"/>
          <w:szCs w:val="24"/>
        </w:rPr>
      </w:pPr>
      <w:r w:rsidRPr="00814388">
        <w:rPr>
          <w:rFonts w:cstheme="minorHAnsi"/>
          <w:sz w:val="24"/>
          <w:szCs w:val="24"/>
        </w:rPr>
        <w:t xml:space="preserve">Se </w:t>
      </w:r>
      <w:r w:rsidRPr="00814388">
        <w:rPr>
          <w:rFonts w:cstheme="minorHAnsi"/>
          <w:b/>
          <w:bCs/>
          <w:sz w:val="24"/>
          <w:szCs w:val="24"/>
        </w:rPr>
        <w:t>não</w:t>
      </w:r>
      <w:r w:rsidRPr="00814388">
        <w:rPr>
          <w:rFonts w:cstheme="minorHAnsi"/>
          <w:sz w:val="24"/>
          <w:szCs w:val="24"/>
        </w:rPr>
        <w:t xml:space="preserve"> houver horário declarado, para empresas já cadastradas ou para registro, poderá ser incluído conforme informado.</w:t>
      </w:r>
    </w:p>
    <w:p w14:paraId="58565FFB" w14:textId="77777777" w:rsidR="0028201A" w:rsidRPr="00814388" w:rsidRDefault="0028201A" w:rsidP="0028201A">
      <w:pPr>
        <w:spacing w:after="0"/>
        <w:rPr>
          <w:rFonts w:cstheme="minorHAnsi"/>
          <w:sz w:val="24"/>
          <w:szCs w:val="24"/>
        </w:rPr>
      </w:pPr>
      <w:r w:rsidRPr="00814388">
        <w:rPr>
          <w:rFonts w:cstheme="minorHAnsi"/>
          <w:sz w:val="24"/>
          <w:szCs w:val="24"/>
        </w:rPr>
        <w:t xml:space="preserve">No canto direito clicar em </w:t>
      </w:r>
      <w:r w:rsidRPr="00814388">
        <w:rPr>
          <w:rFonts w:cstheme="minorHAnsi"/>
          <w:b/>
          <w:bCs/>
          <w:sz w:val="24"/>
          <w:szCs w:val="24"/>
        </w:rPr>
        <w:t>Adicionar Plantão</w:t>
      </w:r>
      <w:r w:rsidRPr="00814388">
        <w:rPr>
          <w:rFonts w:cstheme="minorHAnsi"/>
          <w:sz w:val="24"/>
          <w:szCs w:val="24"/>
        </w:rPr>
        <w:t xml:space="preserve"> </w:t>
      </w:r>
    </w:p>
    <w:p w14:paraId="04ACFF6C" w14:textId="77777777" w:rsidR="0028201A" w:rsidRPr="00814388" w:rsidRDefault="0028201A" w:rsidP="0028201A">
      <w:pPr>
        <w:spacing w:after="0"/>
        <w:rPr>
          <w:rFonts w:cstheme="minorHAnsi"/>
          <w:sz w:val="24"/>
          <w:szCs w:val="24"/>
        </w:rPr>
      </w:pPr>
      <w:r w:rsidRPr="00814388">
        <w:rPr>
          <w:rFonts w:cstheme="minorHAnsi"/>
          <w:sz w:val="24"/>
          <w:szCs w:val="24"/>
        </w:rPr>
        <w:t>Incluir o horário, cada intervalo deverá ser lançado em uma nova linha.</w:t>
      </w:r>
    </w:p>
    <w:p w14:paraId="7BCF8089" w14:textId="77777777" w:rsidR="0028201A" w:rsidRPr="00814388" w:rsidRDefault="0028201A" w:rsidP="0028201A">
      <w:pPr>
        <w:spacing w:after="0"/>
        <w:rPr>
          <w:rFonts w:cstheme="minorHAnsi"/>
          <w:color w:val="FF0000"/>
          <w:sz w:val="24"/>
          <w:szCs w:val="24"/>
        </w:rPr>
      </w:pPr>
    </w:p>
    <w:p w14:paraId="628311B6" w14:textId="77777777" w:rsidR="0028201A" w:rsidRPr="00814388" w:rsidRDefault="0028201A" w:rsidP="0028201A">
      <w:pPr>
        <w:spacing w:after="0"/>
        <w:rPr>
          <w:rFonts w:cstheme="minorHAnsi"/>
          <w:b/>
          <w:bCs/>
          <w:sz w:val="24"/>
          <w:szCs w:val="24"/>
        </w:rPr>
      </w:pPr>
      <w:r w:rsidRPr="00814388">
        <w:rPr>
          <w:rFonts w:cstheme="minorHAnsi"/>
          <w:b/>
          <w:bCs/>
          <w:sz w:val="24"/>
          <w:szCs w:val="24"/>
          <w:u w:val="single"/>
        </w:rPr>
        <w:t>Responsáveis técnicos</w:t>
      </w:r>
      <w:r w:rsidRPr="00814388">
        <w:rPr>
          <w:rFonts w:cstheme="minorHAnsi"/>
          <w:b/>
          <w:bCs/>
          <w:sz w:val="24"/>
          <w:szCs w:val="24"/>
        </w:rPr>
        <w:t>:</w:t>
      </w:r>
    </w:p>
    <w:p w14:paraId="594B5C64" w14:textId="77777777" w:rsidR="0028201A" w:rsidRPr="00814388" w:rsidRDefault="0028201A" w:rsidP="0028201A">
      <w:pPr>
        <w:spacing w:after="0"/>
        <w:rPr>
          <w:rFonts w:cstheme="minorHAnsi"/>
          <w:sz w:val="24"/>
          <w:szCs w:val="24"/>
        </w:rPr>
      </w:pPr>
      <w:r w:rsidRPr="00814388">
        <w:rPr>
          <w:rFonts w:cstheme="minorHAnsi"/>
          <w:sz w:val="24"/>
          <w:szCs w:val="24"/>
        </w:rPr>
        <w:t xml:space="preserve">Esta aba sempre abrirá na aba dos </w:t>
      </w:r>
    </w:p>
    <w:p w14:paraId="3B244A09" w14:textId="77777777" w:rsidR="0028201A" w:rsidRPr="00814388" w:rsidRDefault="0028201A" w:rsidP="0028201A">
      <w:pPr>
        <w:spacing w:after="0"/>
        <w:rPr>
          <w:rFonts w:cstheme="minorHAnsi"/>
          <w:sz w:val="24"/>
          <w:szCs w:val="24"/>
        </w:rPr>
      </w:pPr>
      <w:r w:rsidRPr="00814388">
        <w:rPr>
          <w:rFonts w:cstheme="minorHAnsi"/>
          <w:b/>
          <w:bCs/>
          <w:sz w:val="24"/>
          <w:szCs w:val="24"/>
        </w:rPr>
        <w:t>Contratos Ativos</w:t>
      </w:r>
    </w:p>
    <w:p w14:paraId="7A390FB6" w14:textId="77777777" w:rsidR="0028201A" w:rsidRPr="00814388" w:rsidRDefault="0028201A" w:rsidP="0028201A">
      <w:pPr>
        <w:spacing w:after="0"/>
        <w:rPr>
          <w:rFonts w:cstheme="minorHAnsi"/>
          <w:sz w:val="24"/>
          <w:szCs w:val="24"/>
        </w:rPr>
      </w:pPr>
      <w:r w:rsidRPr="00814388">
        <w:rPr>
          <w:rFonts w:cstheme="minorHAnsi"/>
          <w:sz w:val="24"/>
          <w:szCs w:val="24"/>
        </w:rPr>
        <w:t>Nesta aba estará informado os profissionais já cadastrados na empresa.</w:t>
      </w:r>
    </w:p>
    <w:p w14:paraId="7A1CAE27" w14:textId="77777777" w:rsidR="0028201A" w:rsidRPr="00814388" w:rsidRDefault="0028201A" w:rsidP="0028201A">
      <w:pPr>
        <w:spacing w:after="0"/>
        <w:rPr>
          <w:rFonts w:cstheme="minorHAnsi"/>
          <w:sz w:val="24"/>
          <w:szCs w:val="24"/>
        </w:rPr>
      </w:pPr>
      <w:r w:rsidRPr="00814388">
        <w:rPr>
          <w:rFonts w:cstheme="minorHAnsi"/>
          <w:sz w:val="24"/>
          <w:szCs w:val="24"/>
        </w:rPr>
        <w:t>Para incluir um novo profissional</w:t>
      </w:r>
    </w:p>
    <w:p w14:paraId="395203E2" w14:textId="77777777" w:rsidR="0028201A" w:rsidRPr="00814388" w:rsidRDefault="0028201A" w:rsidP="0028201A">
      <w:pPr>
        <w:spacing w:after="0"/>
        <w:rPr>
          <w:rFonts w:cstheme="minorHAnsi"/>
          <w:b/>
          <w:bCs/>
          <w:sz w:val="24"/>
          <w:szCs w:val="24"/>
        </w:rPr>
      </w:pPr>
      <w:r w:rsidRPr="00814388">
        <w:rPr>
          <w:rFonts w:cstheme="minorHAnsi"/>
          <w:sz w:val="24"/>
          <w:szCs w:val="24"/>
        </w:rPr>
        <w:t xml:space="preserve">No canto direito clicar em </w:t>
      </w:r>
      <w:r w:rsidRPr="00814388">
        <w:rPr>
          <w:rFonts w:cstheme="minorHAnsi"/>
          <w:b/>
          <w:bCs/>
          <w:sz w:val="24"/>
          <w:szCs w:val="24"/>
        </w:rPr>
        <w:t>Adicionar RT</w:t>
      </w:r>
    </w:p>
    <w:p w14:paraId="1A6BB65E" w14:textId="77777777" w:rsidR="0028201A" w:rsidRPr="00814388" w:rsidRDefault="0028201A" w:rsidP="0028201A">
      <w:pPr>
        <w:spacing w:after="0"/>
        <w:rPr>
          <w:rFonts w:cstheme="minorHAnsi"/>
          <w:sz w:val="24"/>
          <w:szCs w:val="24"/>
        </w:rPr>
      </w:pPr>
      <w:r w:rsidRPr="00814388">
        <w:rPr>
          <w:rFonts w:cstheme="minorHAnsi"/>
          <w:b/>
          <w:bCs/>
          <w:sz w:val="24"/>
          <w:szCs w:val="24"/>
        </w:rPr>
        <w:t>Tipo RT:</w:t>
      </w:r>
      <w:r w:rsidRPr="00814388">
        <w:rPr>
          <w:rFonts w:cstheme="minorHAnsi"/>
          <w:sz w:val="24"/>
          <w:szCs w:val="24"/>
        </w:rPr>
        <w:t xml:space="preserve"> Já estará informado: Farmacêutico.</w:t>
      </w:r>
    </w:p>
    <w:p w14:paraId="313FEFA5" w14:textId="77777777" w:rsidR="0028201A" w:rsidRPr="00814388" w:rsidRDefault="0028201A" w:rsidP="0028201A">
      <w:pPr>
        <w:spacing w:after="0"/>
        <w:rPr>
          <w:rFonts w:cstheme="minorHAnsi"/>
          <w:sz w:val="24"/>
          <w:szCs w:val="24"/>
        </w:rPr>
      </w:pPr>
      <w:r w:rsidRPr="00814388">
        <w:rPr>
          <w:rFonts w:cstheme="minorHAnsi"/>
          <w:b/>
          <w:bCs/>
          <w:sz w:val="24"/>
          <w:szCs w:val="24"/>
        </w:rPr>
        <w:t>Insc. RT:</w:t>
      </w:r>
      <w:r w:rsidRPr="00814388">
        <w:rPr>
          <w:rFonts w:cstheme="minorHAnsi"/>
          <w:sz w:val="24"/>
          <w:szCs w:val="24"/>
        </w:rPr>
        <w:t xml:space="preserve"> Informar a Inscrição do Profissional ou consultar </w:t>
      </w:r>
      <w:r w:rsidRPr="00814388">
        <w:rPr>
          <w:rFonts w:cstheme="minorHAnsi"/>
          <w:noProof/>
          <w:sz w:val="24"/>
          <w:szCs w:val="24"/>
          <w:lang w:eastAsia="pt-BR"/>
        </w:rPr>
        <w:drawing>
          <wp:inline distT="0" distB="0" distL="0" distR="0" wp14:anchorId="1135453E" wp14:editId="43AE0303">
            <wp:extent cx="180975" cy="180975"/>
            <wp:effectExtent l="0" t="0" r="9525" b="9525"/>
            <wp:docPr id="2" name="Gráfico 2" descr="Lupa estrutura de tóp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áfico 2" descr="Lupa estrutura de tópicos"/>
                    <pic:cNvPicPr/>
                  </pic:nvPicPr>
                  <pic:blipFill>
                    <a:blip r:embed="rId22" cstate="print">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0" y="0"/>
                      <a:ext cx="180975" cy="180975"/>
                    </a:xfrm>
                    <a:prstGeom prst="rect">
                      <a:avLst/>
                    </a:prstGeom>
                  </pic:spPr>
                </pic:pic>
              </a:graphicData>
            </a:graphic>
          </wp:inline>
        </w:drawing>
      </w:r>
      <w:r w:rsidRPr="00814388">
        <w:rPr>
          <w:rFonts w:cstheme="minorHAnsi"/>
          <w:sz w:val="24"/>
          <w:szCs w:val="24"/>
        </w:rPr>
        <w:t>pelo nome informado, após a seleção ficará informado inscrição e nome completo;</w:t>
      </w:r>
    </w:p>
    <w:p w14:paraId="7CD948F5" w14:textId="77777777" w:rsidR="0028201A" w:rsidRPr="00814388" w:rsidRDefault="0028201A" w:rsidP="0028201A">
      <w:pPr>
        <w:spacing w:after="0"/>
        <w:rPr>
          <w:rFonts w:cstheme="minorHAnsi"/>
          <w:b/>
          <w:bCs/>
          <w:sz w:val="24"/>
          <w:szCs w:val="24"/>
        </w:rPr>
      </w:pPr>
      <w:r w:rsidRPr="00814388">
        <w:rPr>
          <w:rFonts w:cstheme="minorHAnsi"/>
          <w:b/>
          <w:bCs/>
          <w:sz w:val="24"/>
          <w:szCs w:val="24"/>
        </w:rPr>
        <w:t>Contrato:</w:t>
      </w:r>
    </w:p>
    <w:p w14:paraId="36D0CBCD" w14:textId="77777777" w:rsidR="0028201A" w:rsidRPr="00814388" w:rsidRDefault="0028201A" w:rsidP="0028201A">
      <w:pPr>
        <w:spacing w:after="0"/>
        <w:rPr>
          <w:rFonts w:cstheme="minorHAnsi"/>
          <w:sz w:val="24"/>
          <w:szCs w:val="24"/>
        </w:rPr>
      </w:pPr>
      <w:r w:rsidRPr="00814388">
        <w:rPr>
          <w:rFonts w:cstheme="minorHAnsi"/>
          <w:b/>
          <w:bCs/>
          <w:sz w:val="24"/>
          <w:szCs w:val="24"/>
        </w:rPr>
        <w:t>Tipo:</w:t>
      </w:r>
      <w:r w:rsidRPr="00814388">
        <w:rPr>
          <w:rFonts w:cstheme="minorHAnsi"/>
          <w:sz w:val="24"/>
          <w:szCs w:val="24"/>
        </w:rPr>
        <w:t xml:space="preserve"> Selecionar conforme informado no formulário – Diretor técnico, assistente técnico, substituto ou DAP. Se for registro, um dos profissionais obrigatoriamente será diretor técnico;</w:t>
      </w:r>
    </w:p>
    <w:p w14:paraId="0327476D" w14:textId="77777777" w:rsidR="0028201A" w:rsidRPr="00814388" w:rsidRDefault="0028201A" w:rsidP="0028201A">
      <w:pPr>
        <w:spacing w:after="0"/>
        <w:rPr>
          <w:rFonts w:cstheme="minorHAnsi"/>
          <w:sz w:val="24"/>
          <w:szCs w:val="24"/>
        </w:rPr>
      </w:pPr>
      <w:r w:rsidRPr="00814388">
        <w:rPr>
          <w:rFonts w:cstheme="minorHAnsi"/>
          <w:b/>
          <w:bCs/>
          <w:sz w:val="24"/>
          <w:szCs w:val="24"/>
        </w:rPr>
        <w:t>Data do contrato:</w:t>
      </w:r>
      <w:r w:rsidRPr="00814388">
        <w:rPr>
          <w:rFonts w:cstheme="minorHAnsi"/>
          <w:sz w:val="24"/>
          <w:szCs w:val="24"/>
        </w:rPr>
        <w:t xml:space="preserve"> Informar data do plenário, se for DAP informar a data do protocolo;</w:t>
      </w:r>
    </w:p>
    <w:p w14:paraId="14EBCCCF" w14:textId="77777777" w:rsidR="0028201A" w:rsidRPr="00814388" w:rsidRDefault="0028201A" w:rsidP="0028201A">
      <w:pPr>
        <w:spacing w:after="0"/>
        <w:rPr>
          <w:rFonts w:cstheme="minorHAnsi"/>
          <w:sz w:val="24"/>
          <w:szCs w:val="24"/>
        </w:rPr>
      </w:pPr>
      <w:r w:rsidRPr="00814388">
        <w:rPr>
          <w:rFonts w:cstheme="minorHAnsi"/>
          <w:b/>
          <w:bCs/>
          <w:sz w:val="24"/>
          <w:szCs w:val="24"/>
        </w:rPr>
        <w:lastRenderedPageBreak/>
        <w:t>Data Vencimento Contrato:</w:t>
      </w:r>
      <w:r w:rsidRPr="00814388">
        <w:rPr>
          <w:rFonts w:cstheme="minorHAnsi"/>
          <w:sz w:val="24"/>
          <w:szCs w:val="24"/>
        </w:rPr>
        <w:t xml:space="preserve"> Informar a data quando o vínculo empregatício for contrato de prestação de serviços com prazo determinado;</w:t>
      </w:r>
    </w:p>
    <w:p w14:paraId="351CDB1F" w14:textId="77777777" w:rsidR="0028201A" w:rsidRPr="00814388" w:rsidRDefault="0028201A" w:rsidP="0028201A">
      <w:pPr>
        <w:spacing w:after="0"/>
        <w:rPr>
          <w:rFonts w:cstheme="minorHAnsi"/>
          <w:sz w:val="24"/>
          <w:szCs w:val="24"/>
        </w:rPr>
      </w:pPr>
      <w:r w:rsidRPr="00814388">
        <w:rPr>
          <w:rFonts w:cstheme="minorHAnsi"/>
          <w:b/>
          <w:bCs/>
          <w:sz w:val="24"/>
          <w:szCs w:val="24"/>
        </w:rPr>
        <w:t>Situação RT:</w:t>
      </w:r>
      <w:r w:rsidRPr="00814388">
        <w:rPr>
          <w:rFonts w:cstheme="minorHAnsi"/>
          <w:sz w:val="24"/>
          <w:szCs w:val="24"/>
        </w:rPr>
        <w:t xml:space="preserve"> Informar de acordo com o vínculo empregatício apresentado;</w:t>
      </w:r>
    </w:p>
    <w:p w14:paraId="2F0F0E67" w14:textId="77777777" w:rsidR="0028201A" w:rsidRPr="00814388" w:rsidRDefault="0028201A" w:rsidP="0028201A">
      <w:pPr>
        <w:spacing w:after="0"/>
        <w:rPr>
          <w:rFonts w:cstheme="minorHAnsi"/>
          <w:sz w:val="24"/>
          <w:szCs w:val="24"/>
        </w:rPr>
      </w:pPr>
      <w:r w:rsidRPr="00814388">
        <w:rPr>
          <w:rFonts w:cstheme="minorHAnsi"/>
          <w:b/>
          <w:bCs/>
          <w:sz w:val="24"/>
          <w:szCs w:val="24"/>
        </w:rPr>
        <w:t xml:space="preserve">Tipo Vínculo RT: </w:t>
      </w:r>
      <w:r w:rsidRPr="00814388">
        <w:rPr>
          <w:rFonts w:cstheme="minorHAnsi"/>
          <w:sz w:val="24"/>
          <w:szCs w:val="24"/>
        </w:rPr>
        <w:t>Informar de acordo com o vínculo empregatício apresentado;</w:t>
      </w:r>
    </w:p>
    <w:p w14:paraId="6FA84C99" w14:textId="77777777" w:rsidR="0028201A" w:rsidRPr="00814388" w:rsidRDefault="0028201A" w:rsidP="0028201A">
      <w:pPr>
        <w:spacing w:after="0"/>
        <w:rPr>
          <w:rFonts w:cstheme="minorHAnsi"/>
          <w:sz w:val="24"/>
          <w:szCs w:val="24"/>
        </w:rPr>
      </w:pPr>
      <w:r w:rsidRPr="00814388">
        <w:rPr>
          <w:rFonts w:cstheme="minorHAnsi"/>
          <w:b/>
          <w:bCs/>
          <w:sz w:val="24"/>
          <w:szCs w:val="24"/>
        </w:rPr>
        <w:t>Sociedade (</w:t>
      </w:r>
      <w:proofErr w:type="gramStart"/>
      <w:r w:rsidRPr="00814388">
        <w:rPr>
          <w:rFonts w:cstheme="minorHAnsi"/>
          <w:b/>
          <w:bCs/>
          <w:sz w:val="24"/>
          <w:szCs w:val="24"/>
        </w:rPr>
        <w:t>%)(</w:t>
      </w:r>
      <w:proofErr w:type="spellStart"/>
      <w:proofErr w:type="gramEnd"/>
      <w:r w:rsidRPr="00814388">
        <w:rPr>
          <w:rFonts w:cstheme="minorHAnsi"/>
          <w:b/>
          <w:bCs/>
          <w:sz w:val="24"/>
          <w:szCs w:val="24"/>
        </w:rPr>
        <w:t>Cad.Sócio</w:t>
      </w:r>
      <w:proofErr w:type="spellEnd"/>
      <w:r w:rsidRPr="00814388">
        <w:rPr>
          <w:rFonts w:cstheme="minorHAnsi"/>
          <w:b/>
          <w:bCs/>
          <w:sz w:val="24"/>
          <w:szCs w:val="24"/>
        </w:rPr>
        <w:t>):</w:t>
      </w:r>
      <w:r w:rsidRPr="00814388">
        <w:rPr>
          <w:rFonts w:cstheme="minorHAnsi"/>
          <w:sz w:val="24"/>
          <w:szCs w:val="24"/>
        </w:rPr>
        <w:t xml:space="preserve"> Já estará informado quando o farmacêutico é sócio.</w:t>
      </w:r>
    </w:p>
    <w:p w14:paraId="268F78DA" w14:textId="77777777" w:rsidR="0028201A" w:rsidRPr="00814388" w:rsidRDefault="0028201A" w:rsidP="0028201A">
      <w:pPr>
        <w:spacing w:after="0"/>
        <w:rPr>
          <w:rFonts w:cstheme="minorHAnsi"/>
          <w:sz w:val="24"/>
          <w:szCs w:val="24"/>
        </w:rPr>
      </w:pPr>
      <w:r w:rsidRPr="00814388">
        <w:rPr>
          <w:rFonts w:cstheme="minorHAnsi"/>
          <w:b/>
          <w:bCs/>
          <w:sz w:val="24"/>
          <w:szCs w:val="24"/>
        </w:rPr>
        <w:t>Horário de RT:</w:t>
      </w:r>
    </w:p>
    <w:p w14:paraId="691C12FE" w14:textId="77777777" w:rsidR="0028201A" w:rsidRPr="00814388" w:rsidRDefault="0028201A" w:rsidP="0028201A">
      <w:pPr>
        <w:spacing w:after="0"/>
        <w:rPr>
          <w:rFonts w:cstheme="minorHAnsi"/>
          <w:sz w:val="24"/>
          <w:szCs w:val="24"/>
        </w:rPr>
      </w:pPr>
      <w:r w:rsidRPr="00814388">
        <w:rPr>
          <w:rFonts w:cstheme="minorHAnsi"/>
          <w:sz w:val="24"/>
          <w:szCs w:val="24"/>
        </w:rPr>
        <w:t xml:space="preserve">No canto direito clicar em </w:t>
      </w:r>
      <w:r w:rsidRPr="00814388">
        <w:rPr>
          <w:rFonts w:cstheme="minorHAnsi"/>
          <w:b/>
          <w:bCs/>
          <w:sz w:val="24"/>
          <w:szCs w:val="24"/>
        </w:rPr>
        <w:t>Adicionar Horário</w:t>
      </w:r>
      <w:r w:rsidRPr="00814388">
        <w:rPr>
          <w:rFonts w:cstheme="minorHAnsi"/>
          <w:sz w:val="24"/>
          <w:szCs w:val="24"/>
        </w:rPr>
        <w:t xml:space="preserve"> </w:t>
      </w:r>
    </w:p>
    <w:p w14:paraId="75118545" w14:textId="77777777" w:rsidR="0028201A" w:rsidRPr="00814388" w:rsidRDefault="0028201A" w:rsidP="0028201A">
      <w:pPr>
        <w:spacing w:after="0"/>
        <w:rPr>
          <w:rFonts w:cstheme="minorHAnsi"/>
          <w:sz w:val="24"/>
          <w:szCs w:val="24"/>
        </w:rPr>
      </w:pPr>
      <w:r w:rsidRPr="00814388">
        <w:rPr>
          <w:rFonts w:cstheme="minorHAnsi"/>
          <w:sz w:val="24"/>
          <w:szCs w:val="24"/>
        </w:rPr>
        <w:t>Incluir o horário .... cada intervalo deverá ser lançado em uma nova linha.</w:t>
      </w:r>
    </w:p>
    <w:p w14:paraId="3C329098" w14:textId="77777777" w:rsidR="0028201A" w:rsidRPr="00814388" w:rsidRDefault="0028201A" w:rsidP="0028201A">
      <w:pPr>
        <w:spacing w:after="0"/>
        <w:rPr>
          <w:rFonts w:cstheme="minorHAnsi"/>
          <w:b/>
          <w:bCs/>
          <w:sz w:val="24"/>
          <w:szCs w:val="24"/>
        </w:rPr>
      </w:pPr>
      <w:r w:rsidRPr="00814388">
        <w:rPr>
          <w:rFonts w:cstheme="minorHAnsi"/>
          <w:b/>
          <w:bCs/>
          <w:sz w:val="24"/>
          <w:szCs w:val="24"/>
        </w:rPr>
        <w:t>Plantão RT:</w:t>
      </w:r>
    </w:p>
    <w:p w14:paraId="7AE1D9AD" w14:textId="77777777" w:rsidR="0028201A" w:rsidRPr="00814388" w:rsidRDefault="0028201A" w:rsidP="0028201A">
      <w:pPr>
        <w:spacing w:after="0"/>
        <w:rPr>
          <w:rFonts w:cstheme="minorHAnsi"/>
          <w:sz w:val="24"/>
          <w:szCs w:val="24"/>
        </w:rPr>
      </w:pPr>
      <w:r w:rsidRPr="00814388">
        <w:rPr>
          <w:rFonts w:cstheme="minorHAnsi"/>
          <w:sz w:val="24"/>
          <w:szCs w:val="24"/>
        </w:rPr>
        <w:t xml:space="preserve">No canto direito clicar em </w:t>
      </w:r>
      <w:r w:rsidRPr="00814388">
        <w:rPr>
          <w:rFonts w:cstheme="minorHAnsi"/>
          <w:b/>
          <w:bCs/>
          <w:sz w:val="24"/>
          <w:szCs w:val="24"/>
        </w:rPr>
        <w:t>Adicionar Plantão</w:t>
      </w:r>
      <w:r w:rsidRPr="00814388">
        <w:rPr>
          <w:rFonts w:cstheme="minorHAnsi"/>
          <w:sz w:val="24"/>
          <w:szCs w:val="24"/>
        </w:rPr>
        <w:t xml:space="preserve"> </w:t>
      </w:r>
    </w:p>
    <w:p w14:paraId="4568C679" w14:textId="77777777" w:rsidR="0028201A" w:rsidRPr="00814388" w:rsidRDefault="0028201A" w:rsidP="0028201A">
      <w:pPr>
        <w:spacing w:after="0"/>
        <w:rPr>
          <w:rFonts w:cstheme="minorHAnsi"/>
          <w:sz w:val="24"/>
          <w:szCs w:val="24"/>
        </w:rPr>
      </w:pPr>
      <w:r w:rsidRPr="00814388">
        <w:rPr>
          <w:rFonts w:cstheme="minorHAnsi"/>
          <w:noProof/>
          <w:sz w:val="24"/>
          <w:szCs w:val="24"/>
          <w:lang w:eastAsia="pt-BR"/>
        </w:rPr>
        <mc:AlternateContent>
          <mc:Choice Requires="wps">
            <w:drawing>
              <wp:anchor distT="0" distB="0" distL="114300" distR="114300" simplePos="0" relativeHeight="251659264" behindDoc="0" locked="0" layoutInCell="1" allowOverlap="1" wp14:anchorId="05B6595E" wp14:editId="3F8F255E">
                <wp:simplePos x="0" y="0"/>
                <wp:positionH relativeFrom="column">
                  <wp:posOffset>3013710</wp:posOffset>
                </wp:positionH>
                <wp:positionV relativeFrom="paragraph">
                  <wp:posOffset>120650</wp:posOffset>
                </wp:positionV>
                <wp:extent cx="771525" cy="257175"/>
                <wp:effectExtent l="0" t="0" r="28575" b="28575"/>
                <wp:wrapNone/>
                <wp:docPr id="3" name="Retângulo 3"/>
                <wp:cNvGraphicFramePr/>
                <a:graphic xmlns:a="http://schemas.openxmlformats.org/drawingml/2006/main">
                  <a:graphicData uri="http://schemas.microsoft.com/office/word/2010/wordprocessingShape">
                    <wps:wsp>
                      <wps:cNvSpPr/>
                      <wps:spPr>
                        <a:xfrm>
                          <a:off x="0" y="0"/>
                          <a:ext cx="771525" cy="2571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587FE08" w14:textId="77777777" w:rsidR="00EE55B7" w:rsidRDefault="00EE55B7" w:rsidP="0028201A">
                            <w:pPr>
                              <w:jc w:val="center"/>
                            </w:pPr>
                            <w:r>
                              <w:t>Salvar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B6595E" id="Retângulo 3" o:spid="_x0000_s1026" style="position:absolute;left:0;text-align:left;margin-left:237.3pt;margin-top:9.5pt;width:60.75pt;height:20.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" fillcolor="#5b9bd5 [3204]" strokecolor="#1f4d78 [1604]" strokeweight="1pt">
                <v:textbox>
                  <w:txbxContent>
                    <w:p w14:paraId="2587FE08" w14:textId="77777777" w:rsidR="00EE55B7" w:rsidRDefault="00EE55B7" w:rsidP="0028201A">
                      <w:pPr>
                        <w:jc w:val="center"/>
                      </w:pPr>
                      <w:r>
                        <w:t>Salvar</w:t>
                      </w:r>
                    </w:p>
                  </w:txbxContent>
                </v:textbox>
              </v:rect>
            </w:pict>
          </mc:Fallback>
        </mc:AlternateContent>
      </w:r>
      <w:r w:rsidRPr="00814388">
        <w:rPr>
          <w:rFonts w:cstheme="minorHAnsi"/>
          <w:sz w:val="24"/>
          <w:szCs w:val="24"/>
        </w:rPr>
        <w:t>Incluir o horário conforme informado.</w:t>
      </w:r>
    </w:p>
    <w:p w14:paraId="5F92D6EA" w14:textId="77777777" w:rsidR="0028201A" w:rsidRDefault="0028201A" w:rsidP="0028201A">
      <w:pPr>
        <w:spacing w:after="0"/>
        <w:rPr>
          <w:rFonts w:cstheme="minorHAnsi"/>
          <w:sz w:val="24"/>
          <w:szCs w:val="24"/>
        </w:rPr>
      </w:pPr>
      <w:r w:rsidRPr="00814388">
        <w:rPr>
          <w:rFonts w:cstheme="minorHAnsi"/>
          <w:sz w:val="24"/>
          <w:szCs w:val="24"/>
        </w:rPr>
        <w:t>Após conferir os lançamentos clicar em</w:t>
      </w:r>
    </w:p>
    <w:p w14:paraId="445FF457" w14:textId="77777777" w:rsidR="00F67005" w:rsidRDefault="00F67005" w:rsidP="0028201A">
      <w:pPr>
        <w:spacing w:after="0"/>
        <w:rPr>
          <w:rFonts w:cstheme="minorHAnsi"/>
          <w:sz w:val="24"/>
          <w:szCs w:val="24"/>
        </w:rPr>
      </w:pPr>
    </w:p>
    <w:p w14:paraId="187B6AAC" w14:textId="00AA7EF0" w:rsidR="00F67005" w:rsidRPr="00F67005" w:rsidRDefault="00F67005" w:rsidP="00F67005">
      <w:pPr>
        <w:spacing w:after="0"/>
        <w:jc w:val="left"/>
        <w:rPr>
          <w:rFonts w:cstheme="minorHAnsi"/>
          <w:sz w:val="24"/>
          <w:szCs w:val="24"/>
        </w:rPr>
      </w:pPr>
      <w:r w:rsidRPr="00F67005">
        <w:rPr>
          <w:rFonts w:cstheme="minorHAnsi"/>
          <w:sz w:val="24"/>
          <w:szCs w:val="24"/>
        </w:rPr>
        <w:t>Ingresso de DAP:</w:t>
      </w:r>
      <w:r w:rsidRPr="00F67005">
        <w:rPr>
          <w:rFonts w:cstheme="minorHAnsi"/>
          <w:sz w:val="24"/>
          <w:szCs w:val="24"/>
        </w:rPr>
        <w:br/>
        <w:t xml:space="preserve">- pode cobrir até 6 </w:t>
      </w:r>
      <w:r>
        <w:rPr>
          <w:rFonts w:cstheme="minorHAnsi"/>
          <w:sz w:val="24"/>
          <w:szCs w:val="24"/>
        </w:rPr>
        <w:t>profissionais</w:t>
      </w:r>
      <w:r w:rsidRPr="00F67005">
        <w:rPr>
          <w:rFonts w:cstheme="minorHAnsi"/>
          <w:sz w:val="24"/>
          <w:szCs w:val="24"/>
        </w:rPr>
        <w:t>, juntando todos os estabelecimentos em que faz DAP</w:t>
      </w:r>
      <w:r w:rsidRPr="00F67005">
        <w:rPr>
          <w:rFonts w:cstheme="minorHAnsi"/>
          <w:sz w:val="24"/>
          <w:szCs w:val="24"/>
        </w:rPr>
        <w:br/>
        <w:t>- a data do contrato vai ser a data do protocolo</w:t>
      </w:r>
      <w:r w:rsidRPr="00F67005">
        <w:rPr>
          <w:rFonts w:cstheme="minorHAnsi"/>
          <w:sz w:val="24"/>
          <w:szCs w:val="24"/>
        </w:rPr>
        <w:br/>
        <w:t>- se o procedimento for só esse</w:t>
      </w:r>
      <w:r w:rsidRPr="00F67005">
        <w:rPr>
          <w:rFonts w:cstheme="minorHAnsi"/>
          <w:sz w:val="24"/>
          <w:szCs w:val="24"/>
          <w:u w:val="single"/>
        </w:rPr>
        <w:t>, não vai pa</w:t>
      </w:r>
      <w:r>
        <w:rPr>
          <w:rFonts w:cstheme="minorHAnsi"/>
          <w:sz w:val="24"/>
          <w:szCs w:val="24"/>
          <w:u w:val="single"/>
        </w:rPr>
        <w:t>ra</w:t>
      </w:r>
      <w:r w:rsidRPr="00F67005">
        <w:rPr>
          <w:rFonts w:cstheme="minorHAnsi"/>
          <w:sz w:val="24"/>
          <w:szCs w:val="24"/>
          <w:u w:val="single"/>
        </w:rPr>
        <w:t xml:space="preserve"> plenária e não pede ad</w:t>
      </w:r>
      <w:r w:rsidRPr="00F67005">
        <w:rPr>
          <w:rFonts w:cstheme="minorHAnsi"/>
          <w:sz w:val="24"/>
          <w:szCs w:val="24"/>
        </w:rPr>
        <w:br/>
        <w:t>- status 22</w:t>
      </w:r>
      <w:r>
        <w:rPr>
          <w:rFonts w:cstheme="minorHAnsi"/>
          <w:sz w:val="24"/>
          <w:szCs w:val="24"/>
        </w:rPr>
        <w:t xml:space="preserve"> – colocar apenas este, sem necessidade de 108, exatamente pois não vai para plenária</w:t>
      </w:r>
      <w:r w:rsidRPr="00F67005">
        <w:rPr>
          <w:rFonts w:cstheme="minorHAnsi"/>
          <w:sz w:val="24"/>
          <w:szCs w:val="24"/>
        </w:rPr>
        <w:br/>
        <w:t>- se estava irregular, inativa e resgata o último 210</w:t>
      </w:r>
    </w:p>
    <w:p w14:paraId="5E58AA95" w14:textId="77777777" w:rsidR="00F67005" w:rsidRPr="00814388" w:rsidRDefault="00F67005" w:rsidP="0028201A">
      <w:pPr>
        <w:spacing w:after="0"/>
        <w:rPr>
          <w:rFonts w:cstheme="minorHAnsi"/>
          <w:b/>
          <w:bCs/>
          <w:sz w:val="24"/>
          <w:szCs w:val="24"/>
        </w:rPr>
      </w:pPr>
    </w:p>
    <w:p w14:paraId="1F4BA960" w14:textId="258DF1AB" w:rsidR="0028201A" w:rsidRPr="00814388" w:rsidRDefault="0028201A" w:rsidP="0028201A">
      <w:pPr>
        <w:spacing w:after="0"/>
        <w:rPr>
          <w:rFonts w:cstheme="minorHAnsi"/>
          <w:sz w:val="24"/>
          <w:szCs w:val="24"/>
        </w:rPr>
      </w:pPr>
      <w:r w:rsidRPr="00814388">
        <w:rPr>
          <w:rFonts w:cstheme="minorHAnsi"/>
          <w:b/>
          <w:bCs/>
          <w:sz w:val="24"/>
          <w:szCs w:val="24"/>
          <w:u w:val="single"/>
        </w:rPr>
        <w:t>Status</w:t>
      </w:r>
      <w:r w:rsidRPr="00814388">
        <w:rPr>
          <w:rFonts w:cstheme="minorHAnsi"/>
          <w:sz w:val="24"/>
          <w:szCs w:val="24"/>
        </w:rPr>
        <w:t xml:space="preserve">: </w:t>
      </w:r>
    </w:p>
    <w:p w14:paraId="34AD7D99" w14:textId="77777777" w:rsidR="0028201A" w:rsidRPr="00814388" w:rsidRDefault="0028201A" w:rsidP="0028201A">
      <w:pPr>
        <w:spacing w:after="0"/>
        <w:rPr>
          <w:rFonts w:cstheme="minorHAnsi"/>
          <w:sz w:val="24"/>
          <w:szCs w:val="24"/>
        </w:rPr>
      </w:pPr>
      <w:r w:rsidRPr="00814388">
        <w:rPr>
          <w:rFonts w:cstheme="minorHAnsi"/>
          <w:sz w:val="24"/>
          <w:szCs w:val="24"/>
        </w:rPr>
        <w:t xml:space="preserve">Inserir </w:t>
      </w:r>
      <w:r w:rsidRPr="00814388">
        <w:rPr>
          <w:rFonts w:cstheme="minorHAnsi"/>
          <w:b/>
          <w:bCs/>
          <w:sz w:val="24"/>
          <w:szCs w:val="24"/>
        </w:rPr>
        <w:t>108</w:t>
      </w:r>
      <w:r w:rsidRPr="00814388">
        <w:rPr>
          <w:rFonts w:cstheme="minorHAnsi"/>
          <w:sz w:val="24"/>
          <w:szCs w:val="24"/>
        </w:rPr>
        <w:t xml:space="preserve"> – REQ. INGRESSO R.T. EM ANDAMENTO – informar a data da plenária, no campo informações informar o nome do profissional que está ingressando, ou</w:t>
      </w:r>
    </w:p>
    <w:p w14:paraId="11CB4ADE" w14:textId="77777777" w:rsidR="002C0DD1" w:rsidRPr="00814388" w:rsidRDefault="0028201A" w:rsidP="002C0DD1">
      <w:pPr>
        <w:spacing w:after="0"/>
        <w:rPr>
          <w:rFonts w:cstheme="minorHAnsi"/>
          <w:sz w:val="24"/>
          <w:szCs w:val="24"/>
        </w:rPr>
      </w:pPr>
      <w:r w:rsidRPr="00814388">
        <w:rPr>
          <w:rFonts w:cstheme="minorHAnsi"/>
          <w:sz w:val="24"/>
          <w:szCs w:val="24"/>
        </w:rPr>
        <w:t xml:space="preserve">Inserir </w:t>
      </w:r>
      <w:r w:rsidRPr="00814388">
        <w:rPr>
          <w:rFonts w:cstheme="minorHAnsi"/>
          <w:b/>
          <w:bCs/>
          <w:sz w:val="24"/>
          <w:szCs w:val="24"/>
        </w:rPr>
        <w:t>105</w:t>
      </w:r>
      <w:r w:rsidRPr="00814388">
        <w:rPr>
          <w:rFonts w:cstheme="minorHAnsi"/>
          <w:sz w:val="24"/>
          <w:szCs w:val="24"/>
        </w:rPr>
        <w:t xml:space="preserve"> – REQ. REGISTRO EM ANDAMENTO – informar a data da plenária, no campo informações informar o nome do profissional que está ingressando.</w:t>
      </w:r>
    </w:p>
    <w:p w14:paraId="0E60EC03" w14:textId="533DF794" w:rsidR="002C0DD1" w:rsidRPr="00814388" w:rsidRDefault="002C0DD1" w:rsidP="002C0DD1">
      <w:pPr>
        <w:spacing w:after="0"/>
        <w:rPr>
          <w:rFonts w:cstheme="minorHAnsi"/>
          <w:sz w:val="24"/>
          <w:szCs w:val="24"/>
        </w:rPr>
      </w:pPr>
      <w:r w:rsidRPr="00814388">
        <w:rPr>
          <w:rFonts w:cstheme="minorHAnsi"/>
          <w:sz w:val="24"/>
          <w:szCs w:val="24"/>
        </w:rPr>
        <w:t xml:space="preserve">Inserir </w:t>
      </w:r>
      <w:r w:rsidRPr="00814388">
        <w:rPr>
          <w:rFonts w:cstheme="minorHAnsi"/>
          <w:b/>
          <w:bCs/>
          <w:sz w:val="24"/>
          <w:szCs w:val="24"/>
        </w:rPr>
        <w:t>106</w:t>
      </w:r>
      <w:r w:rsidRPr="00814388">
        <w:rPr>
          <w:rFonts w:cstheme="minorHAnsi"/>
          <w:sz w:val="24"/>
          <w:szCs w:val="24"/>
        </w:rPr>
        <w:t xml:space="preserve"> – REQ. REABILITACAO REGISTRO EM ANDAMENTO – informar a data da plenária, no campo informações informar o nome do profissional que está ingressando.</w:t>
      </w:r>
    </w:p>
    <w:p w14:paraId="7C824141" w14:textId="2C82AF9F" w:rsidR="0028201A" w:rsidRPr="00814388" w:rsidRDefault="0028201A" w:rsidP="0028201A">
      <w:pPr>
        <w:spacing w:after="0"/>
        <w:rPr>
          <w:rFonts w:cstheme="minorHAnsi"/>
          <w:sz w:val="24"/>
          <w:szCs w:val="24"/>
        </w:rPr>
      </w:pPr>
      <w:r w:rsidRPr="00814388">
        <w:rPr>
          <w:rFonts w:cstheme="minorHAnsi"/>
          <w:sz w:val="24"/>
          <w:szCs w:val="24"/>
        </w:rPr>
        <w:t xml:space="preserve">Inserir </w:t>
      </w:r>
      <w:r w:rsidRPr="00814388">
        <w:rPr>
          <w:rFonts w:cstheme="minorHAnsi"/>
          <w:b/>
          <w:bCs/>
          <w:sz w:val="24"/>
          <w:szCs w:val="24"/>
        </w:rPr>
        <w:t xml:space="preserve">22 </w:t>
      </w:r>
      <w:r w:rsidRPr="00814388">
        <w:rPr>
          <w:rFonts w:cstheme="minorHAnsi"/>
          <w:sz w:val="24"/>
          <w:szCs w:val="24"/>
        </w:rPr>
        <w:t xml:space="preserve">– </w:t>
      </w:r>
      <w:r w:rsidR="00DA401E">
        <w:rPr>
          <w:rFonts w:cstheme="minorHAnsi"/>
          <w:sz w:val="24"/>
          <w:szCs w:val="24"/>
        </w:rPr>
        <w:t>291202</w:t>
      </w:r>
      <w:r w:rsidRPr="00814388">
        <w:rPr>
          <w:rFonts w:cstheme="minorHAnsi"/>
          <w:sz w:val="24"/>
          <w:szCs w:val="24"/>
        </w:rPr>
        <w:t xml:space="preserve"> - DECLARACAO DE ATIVIDADE PROFISSIONAL – DAP Eventual informar a data de início a data do protocolo, no campo informações informar o nome do profissional que está ingressando.</w:t>
      </w:r>
    </w:p>
    <w:p w14:paraId="2C0E5A84" w14:textId="60FC3861" w:rsidR="0028201A" w:rsidRPr="00814388" w:rsidRDefault="0028201A" w:rsidP="0028201A">
      <w:pPr>
        <w:spacing w:after="0"/>
        <w:rPr>
          <w:rFonts w:cstheme="minorHAnsi"/>
          <w:sz w:val="24"/>
          <w:szCs w:val="24"/>
        </w:rPr>
      </w:pPr>
      <w:r w:rsidRPr="00814388">
        <w:rPr>
          <w:rFonts w:cstheme="minorHAnsi"/>
          <w:sz w:val="24"/>
          <w:szCs w:val="24"/>
        </w:rPr>
        <w:t xml:space="preserve">*Se já houver o Status </w:t>
      </w:r>
      <w:r w:rsidRPr="00814388">
        <w:rPr>
          <w:rFonts w:cstheme="minorHAnsi"/>
          <w:b/>
          <w:bCs/>
          <w:sz w:val="24"/>
          <w:szCs w:val="24"/>
        </w:rPr>
        <w:t>108</w:t>
      </w:r>
      <w:r w:rsidRPr="00814388">
        <w:rPr>
          <w:rFonts w:cstheme="minorHAnsi"/>
          <w:sz w:val="24"/>
          <w:szCs w:val="24"/>
        </w:rPr>
        <w:t>,</w:t>
      </w:r>
      <w:r w:rsidRPr="00814388">
        <w:rPr>
          <w:rFonts w:cstheme="minorHAnsi"/>
          <w:b/>
          <w:bCs/>
          <w:sz w:val="24"/>
          <w:szCs w:val="24"/>
        </w:rPr>
        <w:t xml:space="preserve">105 </w:t>
      </w:r>
      <w:r w:rsidRPr="00814388">
        <w:rPr>
          <w:rFonts w:cstheme="minorHAnsi"/>
          <w:sz w:val="24"/>
          <w:szCs w:val="24"/>
        </w:rPr>
        <w:t xml:space="preserve">ou </w:t>
      </w:r>
      <w:r w:rsidRPr="00814388">
        <w:rPr>
          <w:rFonts w:cstheme="minorHAnsi"/>
          <w:b/>
          <w:bCs/>
          <w:sz w:val="24"/>
          <w:szCs w:val="24"/>
        </w:rPr>
        <w:t>106</w:t>
      </w:r>
      <w:r w:rsidRPr="00814388">
        <w:rPr>
          <w:rFonts w:cstheme="minorHAnsi"/>
          <w:sz w:val="24"/>
          <w:szCs w:val="24"/>
        </w:rPr>
        <w:t xml:space="preserve"> inserido, no campo informações já terá informação de um ingresso anterior</w:t>
      </w:r>
      <w:r w:rsidR="002C0DD1" w:rsidRPr="00814388">
        <w:rPr>
          <w:rFonts w:cstheme="minorHAnsi"/>
          <w:sz w:val="24"/>
          <w:szCs w:val="24"/>
        </w:rPr>
        <w:t xml:space="preserve">. Neste caso, não retirar as informações e </w:t>
      </w:r>
      <w:r w:rsidRPr="00814388">
        <w:rPr>
          <w:rFonts w:cstheme="minorHAnsi"/>
          <w:sz w:val="24"/>
          <w:szCs w:val="24"/>
        </w:rPr>
        <w:t xml:space="preserve">em sequência </w:t>
      </w:r>
      <w:r w:rsidR="002C0DD1" w:rsidRPr="00814388">
        <w:rPr>
          <w:rFonts w:cstheme="minorHAnsi"/>
          <w:sz w:val="24"/>
          <w:szCs w:val="24"/>
        </w:rPr>
        <w:t xml:space="preserve">inserir // </w:t>
      </w:r>
      <w:r w:rsidRPr="00814388">
        <w:rPr>
          <w:rFonts w:cstheme="minorHAnsi"/>
          <w:sz w:val="24"/>
          <w:szCs w:val="24"/>
        </w:rPr>
        <w:t>informa</w:t>
      </w:r>
      <w:r w:rsidR="002C0DD1" w:rsidRPr="00814388">
        <w:rPr>
          <w:rFonts w:cstheme="minorHAnsi"/>
          <w:sz w:val="24"/>
          <w:szCs w:val="24"/>
        </w:rPr>
        <w:t>ndo</w:t>
      </w:r>
      <w:r w:rsidRPr="00814388">
        <w:rPr>
          <w:rFonts w:cstheme="minorHAnsi"/>
          <w:sz w:val="24"/>
          <w:szCs w:val="24"/>
        </w:rPr>
        <w:t xml:space="preserve"> </w:t>
      </w:r>
      <w:r w:rsidR="002A0F5B" w:rsidRPr="00814388">
        <w:rPr>
          <w:rFonts w:cstheme="minorHAnsi"/>
          <w:sz w:val="24"/>
          <w:szCs w:val="24"/>
        </w:rPr>
        <w:t xml:space="preserve">data do protocolo e </w:t>
      </w:r>
      <w:r w:rsidRPr="00814388">
        <w:rPr>
          <w:rFonts w:cstheme="minorHAnsi"/>
          <w:sz w:val="24"/>
          <w:szCs w:val="24"/>
        </w:rPr>
        <w:t>o nome do profissional que está ingressando.</w:t>
      </w:r>
    </w:p>
    <w:p w14:paraId="7218AB0D" w14:textId="77777777" w:rsidR="009D3CF7" w:rsidRDefault="0028201A" w:rsidP="0028201A">
      <w:pPr>
        <w:spacing w:after="0"/>
        <w:rPr>
          <w:rFonts w:cstheme="minorHAnsi"/>
          <w:sz w:val="24"/>
          <w:szCs w:val="24"/>
        </w:rPr>
      </w:pPr>
      <w:r w:rsidRPr="00814388">
        <w:rPr>
          <w:rFonts w:cstheme="minorHAnsi"/>
          <w:sz w:val="24"/>
          <w:szCs w:val="24"/>
        </w:rPr>
        <w:t xml:space="preserve">*Se já houver o Status </w:t>
      </w:r>
      <w:r w:rsidRPr="00814388">
        <w:rPr>
          <w:rFonts w:cstheme="minorHAnsi"/>
          <w:b/>
          <w:bCs/>
          <w:sz w:val="24"/>
          <w:szCs w:val="24"/>
        </w:rPr>
        <w:t>108</w:t>
      </w:r>
      <w:r w:rsidRPr="00814388">
        <w:rPr>
          <w:rFonts w:cstheme="minorHAnsi"/>
          <w:sz w:val="24"/>
          <w:szCs w:val="24"/>
        </w:rPr>
        <w:t>,</w:t>
      </w:r>
      <w:r w:rsidRPr="00814388">
        <w:rPr>
          <w:rFonts w:cstheme="minorHAnsi"/>
          <w:b/>
          <w:bCs/>
          <w:sz w:val="24"/>
          <w:szCs w:val="24"/>
        </w:rPr>
        <w:t xml:space="preserve">105 </w:t>
      </w:r>
      <w:r w:rsidRPr="00814388">
        <w:rPr>
          <w:rFonts w:cstheme="minorHAnsi"/>
          <w:sz w:val="24"/>
          <w:szCs w:val="24"/>
        </w:rPr>
        <w:t xml:space="preserve">ou </w:t>
      </w:r>
      <w:r w:rsidRPr="00814388">
        <w:rPr>
          <w:rFonts w:cstheme="minorHAnsi"/>
          <w:b/>
          <w:bCs/>
          <w:sz w:val="24"/>
          <w:szCs w:val="24"/>
        </w:rPr>
        <w:t xml:space="preserve">106 </w:t>
      </w:r>
      <w:r w:rsidRPr="00814388">
        <w:rPr>
          <w:rFonts w:cstheme="minorHAnsi"/>
          <w:sz w:val="24"/>
          <w:szCs w:val="24"/>
        </w:rPr>
        <w:t xml:space="preserve">inserido, </w:t>
      </w:r>
      <w:r w:rsidRPr="00814388">
        <w:rPr>
          <w:rFonts w:cstheme="minorHAnsi"/>
          <w:b/>
          <w:bCs/>
          <w:sz w:val="24"/>
          <w:szCs w:val="24"/>
        </w:rPr>
        <w:t>mas já mudou a plenária</w:t>
      </w:r>
      <w:r w:rsidRPr="00814388">
        <w:rPr>
          <w:rFonts w:cstheme="minorHAnsi"/>
          <w:sz w:val="24"/>
          <w:szCs w:val="24"/>
        </w:rPr>
        <w:t>, alterar a data da plenária no cadastro dos profissionais informados</w:t>
      </w:r>
      <w:r w:rsidR="002A0F5B" w:rsidRPr="00814388">
        <w:rPr>
          <w:rFonts w:cstheme="minorHAnsi"/>
          <w:sz w:val="24"/>
          <w:szCs w:val="24"/>
        </w:rPr>
        <w:t xml:space="preserve"> no status. </w:t>
      </w:r>
    </w:p>
    <w:p w14:paraId="05532370" w14:textId="77777777" w:rsidR="009D3CF7" w:rsidRDefault="002A0F5B" w:rsidP="0028201A">
      <w:pPr>
        <w:spacing w:after="0"/>
        <w:rPr>
          <w:rFonts w:cstheme="minorHAnsi"/>
          <w:sz w:val="24"/>
          <w:szCs w:val="24"/>
        </w:rPr>
      </w:pPr>
      <w:r w:rsidRPr="00814388">
        <w:rPr>
          <w:rFonts w:cstheme="minorHAnsi"/>
          <w:sz w:val="24"/>
          <w:szCs w:val="24"/>
        </w:rPr>
        <w:t>Neste caso, não retirar as informações do status e em sequência inserir // informando data do protocolo e o nome do profissional que está ingressando.</w:t>
      </w:r>
    </w:p>
    <w:p w14:paraId="3DB35631" w14:textId="61833C61" w:rsidR="0028201A" w:rsidRDefault="002A0F5B" w:rsidP="0028201A">
      <w:pPr>
        <w:spacing w:after="0"/>
        <w:rPr>
          <w:rFonts w:cstheme="minorHAnsi"/>
          <w:sz w:val="24"/>
          <w:szCs w:val="24"/>
        </w:rPr>
      </w:pPr>
      <w:r w:rsidRPr="00814388">
        <w:rPr>
          <w:rFonts w:cstheme="minorHAnsi"/>
          <w:sz w:val="24"/>
          <w:szCs w:val="24"/>
        </w:rPr>
        <w:t xml:space="preserve">Alterar também a data da plenária no status, sendo </w:t>
      </w:r>
      <w:r w:rsidRPr="00814388">
        <w:rPr>
          <w:rFonts w:cstheme="minorHAnsi"/>
          <w:b/>
          <w:bCs/>
          <w:sz w:val="24"/>
          <w:szCs w:val="24"/>
        </w:rPr>
        <w:t>o</w:t>
      </w:r>
      <w:r w:rsidR="0028201A" w:rsidRPr="00814388">
        <w:rPr>
          <w:rFonts w:cstheme="minorHAnsi"/>
          <w:b/>
          <w:bCs/>
          <w:sz w:val="24"/>
          <w:szCs w:val="24"/>
        </w:rPr>
        <w:t>brigatório deletar a data da conferência</w:t>
      </w:r>
      <w:r w:rsidR="0028201A" w:rsidRPr="00814388">
        <w:rPr>
          <w:rFonts w:cstheme="minorHAnsi"/>
          <w:sz w:val="24"/>
          <w:szCs w:val="24"/>
        </w:rPr>
        <w:t>.</w:t>
      </w:r>
    </w:p>
    <w:p w14:paraId="72B51F06" w14:textId="77777777" w:rsidR="006420BF" w:rsidRDefault="006420BF" w:rsidP="0028201A">
      <w:pPr>
        <w:spacing w:after="0"/>
        <w:rPr>
          <w:rFonts w:cstheme="minorHAnsi"/>
          <w:sz w:val="24"/>
          <w:szCs w:val="24"/>
        </w:rPr>
      </w:pPr>
    </w:p>
    <w:p w14:paraId="1BED4945" w14:textId="0CD6FAC0" w:rsidR="00CF11D5" w:rsidRDefault="006420BF" w:rsidP="0028201A">
      <w:pPr>
        <w:spacing w:after="0"/>
        <w:rPr>
          <w:rFonts w:cstheme="minorHAnsi"/>
          <w:sz w:val="24"/>
          <w:szCs w:val="24"/>
        </w:rPr>
      </w:pPr>
      <w:r>
        <w:rPr>
          <w:rFonts w:cstheme="minorHAnsi"/>
          <w:sz w:val="24"/>
          <w:szCs w:val="24"/>
        </w:rPr>
        <w:t xml:space="preserve"> 9425 – FARMÁCIA HOSPITALAR 24H, PEDIR A ESCALA QUE COMPROVA ASSISTÊNCIA INTEGRAL – ENVIAR POR E-MAIL.</w:t>
      </w:r>
    </w:p>
    <w:p w14:paraId="24EF28D3" w14:textId="77777777" w:rsidR="00C83321" w:rsidRDefault="00C83321" w:rsidP="0028201A">
      <w:pPr>
        <w:spacing w:after="0"/>
        <w:rPr>
          <w:rFonts w:cstheme="minorHAnsi"/>
          <w:sz w:val="24"/>
          <w:szCs w:val="24"/>
        </w:rPr>
      </w:pPr>
    </w:p>
    <w:p w14:paraId="7A8B68C8" w14:textId="5D671C38" w:rsidR="00C83321" w:rsidRDefault="00C83321" w:rsidP="0028201A">
      <w:pPr>
        <w:spacing w:after="0"/>
        <w:rPr>
          <w:rFonts w:cstheme="minorHAnsi"/>
          <w:b/>
          <w:bCs/>
          <w:sz w:val="24"/>
          <w:szCs w:val="24"/>
        </w:rPr>
      </w:pPr>
      <w:r>
        <w:rPr>
          <w:rFonts w:cstheme="minorHAnsi"/>
          <w:b/>
          <w:bCs/>
          <w:sz w:val="24"/>
          <w:szCs w:val="24"/>
        </w:rPr>
        <w:t xml:space="preserve">**** incluir – STATUS </w:t>
      </w:r>
      <w:r w:rsidRPr="00C83321">
        <w:rPr>
          <w:rFonts w:cstheme="minorHAnsi"/>
          <w:b/>
          <w:bCs/>
          <w:sz w:val="24"/>
          <w:szCs w:val="24"/>
        </w:rPr>
        <w:t xml:space="preserve">9 – CONTRATO POR TEMPO DETERMINADO – incluir a </w:t>
      </w:r>
      <w:r>
        <w:rPr>
          <w:rFonts w:cstheme="minorHAnsi"/>
          <w:b/>
          <w:bCs/>
          <w:sz w:val="24"/>
          <w:szCs w:val="24"/>
        </w:rPr>
        <w:t xml:space="preserve">inicial e </w:t>
      </w:r>
      <w:r w:rsidRPr="00C83321">
        <w:rPr>
          <w:rFonts w:cstheme="minorHAnsi"/>
          <w:b/>
          <w:bCs/>
          <w:sz w:val="24"/>
          <w:szCs w:val="24"/>
        </w:rPr>
        <w:t>data de vencimento no status</w:t>
      </w:r>
      <w:r>
        <w:rPr>
          <w:rFonts w:cstheme="minorHAnsi"/>
          <w:b/>
          <w:bCs/>
          <w:sz w:val="24"/>
          <w:szCs w:val="24"/>
        </w:rPr>
        <w:t>.</w:t>
      </w:r>
    </w:p>
    <w:p w14:paraId="71EE26C3" w14:textId="19E42A98" w:rsidR="00C83321" w:rsidRPr="00C83321" w:rsidRDefault="00C83321" w:rsidP="0028201A">
      <w:pPr>
        <w:spacing w:after="0"/>
        <w:rPr>
          <w:rFonts w:cstheme="minorHAnsi"/>
          <w:b/>
          <w:bCs/>
          <w:sz w:val="24"/>
          <w:szCs w:val="24"/>
        </w:rPr>
      </w:pPr>
      <w:r>
        <w:rPr>
          <w:rFonts w:cstheme="minorHAnsi"/>
          <w:b/>
          <w:bCs/>
          <w:sz w:val="24"/>
          <w:szCs w:val="24"/>
        </w:rPr>
        <w:t xml:space="preserve">No DADOS II – INCLUIR A DATA VALIDADE DO CERTIFICADO/CERTIDÃO DATA DE VENCIMENTO DO CONTRATO. </w:t>
      </w:r>
    </w:p>
    <w:p w14:paraId="75DB635E" w14:textId="77777777" w:rsidR="00CF11D5" w:rsidRDefault="00CF11D5" w:rsidP="0028201A">
      <w:pPr>
        <w:spacing w:after="0"/>
        <w:rPr>
          <w:rFonts w:cstheme="minorHAnsi"/>
          <w:sz w:val="24"/>
          <w:szCs w:val="24"/>
        </w:rPr>
      </w:pPr>
    </w:p>
    <w:p w14:paraId="395340DE" w14:textId="77777777" w:rsidR="005F1004" w:rsidRDefault="005F1004" w:rsidP="0028201A">
      <w:pPr>
        <w:spacing w:after="0"/>
        <w:rPr>
          <w:rFonts w:cstheme="minorHAnsi"/>
          <w:sz w:val="24"/>
          <w:szCs w:val="24"/>
        </w:rPr>
      </w:pPr>
    </w:p>
    <w:p w14:paraId="1E5D8D78" w14:textId="77777777" w:rsidR="00C235E0" w:rsidRPr="00C235E0" w:rsidRDefault="00C235E0" w:rsidP="0028201A">
      <w:pPr>
        <w:spacing w:after="0"/>
        <w:rPr>
          <w:rFonts w:cstheme="minorHAnsi"/>
          <w:b/>
          <w:bCs/>
          <w:sz w:val="28"/>
          <w:szCs w:val="28"/>
        </w:rPr>
      </w:pPr>
      <w:r w:rsidRPr="00C235E0">
        <w:rPr>
          <w:rFonts w:cstheme="minorHAnsi"/>
          <w:b/>
          <w:bCs/>
          <w:sz w:val="28"/>
          <w:szCs w:val="28"/>
          <w:highlight w:val="yellow"/>
        </w:rPr>
        <w:lastRenderedPageBreak/>
        <w:t>PARA REGISTRO</w:t>
      </w:r>
      <w:r w:rsidRPr="00C235E0">
        <w:rPr>
          <w:rFonts w:cstheme="minorHAnsi"/>
          <w:b/>
          <w:bCs/>
          <w:sz w:val="28"/>
          <w:szCs w:val="28"/>
        </w:rPr>
        <w:t xml:space="preserve"> </w:t>
      </w:r>
    </w:p>
    <w:p w14:paraId="212010AB" w14:textId="77777777" w:rsidR="00C235E0" w:rsidRDefault="00C235E0" w:rsidP="0028201A">
      <w:pPr>
        <w:spacing w:after="0"/>
        <w:rPr>
          <w:rFonts w:cstheme="minorHAnsi"/>
          <w:sz w:val="24"/>
          <w:szCs w:val="24"/>
        </w:rPr>
      </w:pPr>
    </w:p>
    <w:p w14:paraId="03008DB0" w14:textId="0608F808" w:rsidR="00C235E0" w:rsidRDefault="00C235E0" w:rsidP="0028201A">
      <w:pPr>
        <w:spacing w:after="0"/>
        <w:rPr>
          <w:rFonts w:cstheme="minorHAnsi"/>
          <w:sz w:val="24"/>
          <w:szCs w:val="24"/>
        </w:rPr>
      </w:pPr>
      <w:r>
        <w:rPr>
          <w:rFonts w:cstheme="minorHAnsi"/>
          <w:sz w:val="24"/>
          <w:szCs w:val="24"/>
        </w:rPr>
        <w:t>OBSERVAR DATA DA PLENÁRIA NOS DADOS II E DT INSCRIÇÃO NO DADOS I</w:t>
      </w:r>
    </w:p>
    <w:p w14:paraId="76064389" w14:textId="77777777" w:rsidR="00C235E0" w:rsidRDefault="00C235E0" w:rsidP="0028201A">
      <w:pPr>
        <w:spacing w:after="0"/>
        <w:rPr>
          <w:rFonts w:cstheme="minorHAnsi"/>
          <w:sz w:val="24"/>
          <w:szCs w:val="24"/>
        </w:rPr>
      </w:pPr>
    </w:p>
    <w:p w14:paraId="34B82BA4" w14:textId="10D04079" w:rsidR="00C235E0" w:rsidRDefault="00C235E0" w:rsidP="0028201A">
      <w:pPr>
        <w:spacing w:after="0"/>
        <w:rPr>
          <w:rFonts w:cstheme="minorHAnsi"/>
          <w:sz w:val="24"/>
          <w:szCs w:val="24"/>
        </w:rPr>
      </w:pPr>
      <w:r>
        <w:rPr>
          <w:rFonts w:cstheme="minorHAnsi"/>
          <w:sz w:val="24"/>
          <w:szCs w:val="24"/>
        </w:rPr>
        <w:t>ALTERAR A OCORRENCIA PARA 16</w:t>
      </w:r>
    </w:p>
    <w:p w14:paraId="3AD3BEF4" w14:textId="77777777" w:rsidR="00C235E0" w:rsidRDefault="00C235E0" w:rsidP="0028201A">
      <w:pPr>
        <w:spacing w:after="0"/>
        <w:rPr>
          <w:rFonts w:cstheme="minorHAnsi"/>
          <w:sz w:val="24"/>
          <w:szCs w:val="24"/>
        </w:rPr>
      </w:pPr>
    </w:p>
    <w:p w14:paraId="18D33F28" w14:textId="0BD11CF5" w:rsidR="00C235E0" w:rsidRDefault="00C235E0" w:rsidP="0028201A">
      <w:pPr>
        <w:spacing w:after="0"/>
        <w:rPr>
          <w:rFonts w:cstheme="minorHAnsi"/>
          <w:sz w:val="24"/>
          <w:szCs w:val="24"/>
        </w:rPr>
      </w:pPr>
      <w:r>
        <w:rPr>
          <w:rFonts w:cstheme="minorHAnsi"/>
          <w:sz w:val="24"/>
          <w:szCs w:val="24"/>
        </w:rPr>
        <w:t xml:space="preserve">INCLUIR STATUS 9452 – RECADASTRAMENTO (APENAS PÚBLICO NÃO INSERIR) ** </w:t>
      </w:r>
    </w:p>
    <w:p w14:paraId="46FC8F24" w14:textId="77777777" w:rsidR="00C235E0" w:rsidRDefault="00C235E0" w:rsidP="0028201A">
      <w:pPr>
        <w:spacing w:after="0"/>
        <w:rPr>
          <w:rFonts w:cstheme="minorHAnsi"/>
          <w:sz w:val="24"/>
          <w:szCs w:val="24"/>
        </w:rPr>
      </w:pPr>
    </w:p>
    <w:p w14:paraId="0959B0BF" w14:textId="52E4E596" w:rsidR="00C235E0" w:rsidRDefault="00C235E0" w:rsidP="0028201A">
      <w:pPr>
        <w:spacing w:after="0"/>
        <w:rPr>
          <w:rFonts w:cstheme="minorHAnsi"/>
          <w:sz w:val="24"/>
          <w:szCs w:val="24"/>
        </w:rPr>
      </w:pPr>
      <w:r>
        <w:rPr>
          <w:rFonts w:cstheme="minorHAnsi"/>
          <w:sz w:val="24"/>
          <w:szCs w:val="24"/>
        </w:rPr>
        <w:t>CONTATOS INSERIR CONFORME FORMULÁRIO</w:t>
      </w:r>
    </w:p>
    <w:p w14:paraId="22120380" w14:textId="77777777" w:rsidR="00C235E0" w:rsidRDefault="00C235E0" w:rsidP="0028201A">
      <w:pPr>
        <w:spacing w:after="0"/>
        <w:rPr>
          <w:rFonts w:cstheme="minorHAnsi"/>
          <w:sz w:val="24"/>
          <w:szCs w:val="24"/>
        </w:rPr>
      </w:pPr>
    </w:p>
    <w:p w14:paraId="7A60224D" w14:textId="77777777" w:rsidR="00C235E0" w:rsidRDefault="00C235E0" w:rsidP="0028201A">
      <w:pPr>
        <w:spacing w:after="0"/>
        <w:rPr>
          <w:rFonts w:cstheme="minorHAnsi"/>
          <w:sz w:val="24"/>
          <w:szCs w:val="24"/>
        </w:rPr>
      </w:pPr>
    </w:p>
    <w:p w14:paraId="01F0D8A3" w14:textId="281CF7EE" w:rsidR="005F1004" w:rsidRDefault="005F1004" w:rsidP="0028201A">
      <w:pPr>
        <w:spacing w:after="0"/>
        <w:rPr>
          <w:rFonts w:cstheme="minorHAnsi"/>
          <w:sz w:val="24"/>
          <w:szCs w:val="24"/>
        </w:rPr>
      </w:pPr>
      <w:r>
        <w:rPr>
          <w:rFonts w:cstheme="minorHAnsi"/>
          <w:sz w:val="24"/>
          <w:szCs w:val="24"/>
        </w:rPr>
        <w:t>Quando houver status de procedimento em andamento, para avaliação em plenária, alterar a data da plenária atual e juntar com a data da nova plenária</w:t>
      </w:r>
    </w:p>
    <w:p w14:paraId="0A67E4CE" w14:textId="454B116A" w:rsidR="005F1004" w:rsidRDefault="005F1004" w:rsidP="0028201A">
      <w:pPr>
        <w:spacing w:after="0"/>
        <w:rPr>
          <w:rFonts w:ascii="Helvetica" w:hAnsi="Helvetica" w:cs="Helvetica"/>
          <w:color w:val="333333"/>
          <w:sz w:val="20"/>
          <w:szCs w:val="20"/>
          <w:shd w:val="clear" w:color="auto" w:fill="FFFFFF"/>
        </w:rPr>
      </w:pPr>
      <w:r>
        <w:rPr>
          <w:rFonts w:cstheme="minorHAnsi"/>
          <w:sz w:val="24"/>
          <w:szCs w:val="24"/>
        </w:rPr>
        <w:t xml:space="preserve"> 100 - </w:t>
      </w:r>
      <w:r>
        <w:rPr>
          <w:rFonts w:ascii="Helvetica" w:hAnsi="Helvetica" w:cs="Helvetica"/>
          <w:color w:val="333333"/>
          <w:sz w:val="20"/>
          <w:szCs w:val="20"/>
          <w:shd w:val="clear" w:color="auto" w:fill="FFFFFF"/>
        </w:rPr>
        <w:t>REQ.REGISTRO APROVADO "AD REFERENDUM" – inativar</w:t>
      </w:r>
    </w:p>
    <w:p w14:paraId="00804BC5" w14:textId="77777777" w:rsidR="002475E6" w:rsidRDefault="002475E6" w:rsidP="002475E6">
      <w:pPr>
        <w:spacing w:after="0"/>
        <w:rPr>
          <w:rFonts w:ascii="Helvetica" w:hAnsi="Helvetica" w:cs="Helvetica"/>
          <w:color w:val="333333"/>
          <w:sz w:val="20"/>
          <w:szCs w:val="20"/>
          <w:shd w:val="clear" w:color="auto" w:fill="FFFFFF"/>
        </w:rPr>
      </w:pPr>
      <w:r>
        <w:rPr>
          <w:rFonts w:ascii="Helvetica" w:hAnsi="Helvetica" w:cs="Helvetica"/>
          <w:color w:val="333333"/>
          <w:sz w:val="20"/>
          <w:szCs w:val="20"/>
          <w:shd w:val="clear" w:color="auto" w:fill="FFFFFF"/>
        </w:rPr>
        <w:t xml:space="preserve">101 </w:t>
      </w:r>
      <w:r>
        <w:rPr>
          <w:rFonts w:cstheme="minorHAnsi"/>
          <w:sz w:val="24"/>
          <w:szCs w:val="24"/>
        </w:rPr>
        <w:t xml:space="preserve">- </w:t>
      </w:r>
      <w:r>
        <w:rPr>
          <w:rFonts w:ascii="Helvetica" w:hAnsi="Helvetica" w:cs="Helvetica"/>
          <w:color w:val="333333"/>
          <w:sz w:val="20"/>
          <w:szCs w:val="20"/>
          <w:shd w:val="clear" w:color="auto" w:fill="FFFFFF"/>
        </w:rPr>
        <w:t>REQ.REGISTRO APROVADO "AD REFERENDUM" – inativar</w:t>
      </w:r>
    </w:p>
    <w:p w14:paraId="2D8D12A0" w14:textId="6F3249AC" w:rsidR="005F1004" w:rsidRDefault="005F1004" w:rsidP="0028201A">
      <w:pPr>
        <w:spacing w:after="0"/>
        <w:rPr>
          <w:rFonts w:ascii="Helvetica" w:hAnsi="Helvetica" w:cs="Helvetica"/>
          <w:color w:val="333333"/>
          <w:sz w:val="20"/>
          <w:szCs w:val="20"/>
          <w:shd w:val="clear" w:color="auto" w:fill="FFFFFF"/>
        </w:rPr>
      </w:pPr>
      <w:r>
        <w:rPr>
          <w:rFonts w:ascii="Helvetica" w:hAnsi="Helvetica" w:cs="Helvetica"/>
          <w:color w:val="333333"/>
          <w:sz w:val="20"/>
          <w:szCs w:val="20"/>
          <w:shd w:val="clear" w:color="auto" w:fill="FFFFFF"/>
        </w:rPr>
        <w:t xml:space="preserve">108 -alteração da data </w:t>
      </w:r>
    </w:p>
    <w:p w14:paraId="1AEB1FC3" w14:textId="77777777" w:rsidR="005F1004" w:rsidRDefault="005F1004" w:rsidP="0028201A">
      <w:pPr>
        <w:spacing w:after="0"/>
        <w:rPr>
          <w:rFonts w:ascii="Helvetica" w:hAnsi="Helvetica" w:cs="Helvetica"/>
          <w:color w:val="333333"/>
          <w:sz w:val="20"/>
          <w:szCs w:val="20"/>
          <w:shd w:val="clear" w:color="auto" w:fill="FFFFFF"/>
        </w:rPr>
      </w:pPr>
    </w:p>
    <w:p w14:paraId="0D6C75FF" w14:textId="45ECBD35" w:rsidR="005F1004" w:rsidRDefault="005F1004" w:rsidP="0028201A">
      <w:pPr>
        <w:spacing w:after="0"/>
        <w:rPr>
          <w:rFonts w:cstheme="minorHAnsi"/>
          <w:sz w:val="24"/>
          <w:szCs w:val="24"/>
        </w:rPr>
      </w:pPr>
      <w:r>
        <w:rPr>
          <w:rFonts w:ascii="Helvetica" w:hAnsi="Helvetica" w:cs="Helvetica"/>
          <w:color w:val="333333"/>
          <w:sz w:val="20"/>
          <w:szCs w:val="20"/>
          <w:shd w:val="clear" w:color="auto" w:fill="FFFFFF"/>
        </w:rPr>
        <w:t>Entrar no RT e também alterar a data.</w:t>
      </w:r>
    </w:p>
    <w:p w14:paraId="3CC89B67" w14:textId="77777777" w:rsidR="009D3CF7" w:rsidRPr="00814388" w:rsidRDefault="009D3CF7" w:rsidP="0028201A">
      <w:pPr>
        <w:spacing w:after="0"/>
        <w:rPr>
          <w:rFonts w:cstheme="minorHAnsi"/>
          <w:sz w:val="24"/>
          <w:szCs w:val="24"/>
        </w:rPr>
      </w:pPr>
    </w:p>
    <w:p w14:paraId="4B59F3E0" w14:textId="77777777" w:rsidR="008C624F" w:rsidRDefault="008C624F" w:rsidP="0028201A">
      <w:pPr>
        <w:spacing w:after="0"/>
        <w:rPr>
          <w:rFonts w:cstheme="minorHAnsi"/>
          <w:color w:val="000000"/>
          <w:sz w:val="24"/>
          <w:szCs w:val="24"/>
        </w:rPr>
      </w:pPr>
    </w:p>
    <w:p w14:paraId="60A546F0" w14:textId="75A162D8" w:rsidR="00D25B15" w:rsidRPr="00814388" w:rsidRDefault="00D25B15" w:rsidP="0028201A">
      <w:pPr>
        <w:spacing w:after="0"/>
        <w:rPr>
          <w:rFonts w:cstheme="minorHAnsi"/>
          <w:color w:val="000000"/>
          <w:sz w:val="24"/>
          <w:szCs w:val="24"/>
        </w:rPr>
      </w:pPr>
      <w:r w:rsidRPr="00814388">
        <w:rPr>
          <w:rFonts w:cstheme="minorHAnsi"/>
          <w:color w:val="000000"/>
          <w:sz w:val="24"/>
          <w:szCs w:val="24"/>
        </w:rPr>
        <w:t>Se a situação da empresa está regular e após finalizar o protocolo, ficou sem assistência técnica:</w:t>
      </w:r>
    </w:p>
    <w:p w14:paraId="10F883E5" w14:textId="77777777" w:rsidR="00914B92" w:rsidRPr="00814388" w:rsidRDefault="00D25B15" w:rsidP="00D25B15">
      <w:pPr>
        <w:spacing w:after="0"/>
        <w:rPr>
          <w:rFonts w:cstheme="minorHAnsi"/>
          <w:sz w:val="24"/>
          <w:szCs w:val="24"/>
        </w:rPr>
      </w:pPr>
      <w:r w:rsidRPr="00814388">
        <w:rPr>
          <w:rFonts w:cstheme="minorHAnsi"/>
          <w:sz w:val="24"/>
          <w:szCs w:val="24"/>
        </w:rPr>
        <w:t xml:space="preserve">Inserir </w:t>
      </w:r>
      <w:r w:rsidRPr="00814388">
        <w:rPr>
          <w:rFonts w:cstheme="minorHAnsi"/>
          <w:b/>
          <w:bCs/>
          <w:sz w:val="24"/>
          <w:szCs w:val="24"/>
        </w:rPr>
        <w:t>9467</w:t>
      </w:r>
      <w:r w:rsidRPr="00814388">
        <w:rPr>
          <w:rFonts w:cstheme="minorHAnsi"/>
          <w:sz w:val="24"/>
          <w:szCs w:val="24"/>
        </w:rPr>
        <w:t xml:space="preserve"> – SEM ASSISTÊNCIA FARMACÊUTICA- COM PRAZO ATÉ – </w:t>
      </w:r>
      <w:r w:rsidR="00914B92" w:rsidRPr="00814388">
        <w:rPr>
          <w:rFonts w:cstheme="minorHAnsi"/>
          <w:sz w:val="24"/>
          <w:szCs w:val="24"/>
        </w:rPr>
        <w:t xml:space="preserve">Informar o motivo da abertura do prazo e </w:t>
      </w:r>
      <w:r w:rsidRPr="00814388">
        <w:rPr>
          <w:rFonts w:cstheme="minorHAnsi"/>
          <w:sz w:val="24"/>
          <w:szCs w:val="24"/>
        </w:rPr>
        <w:t>informa</w:t>
      </w:r>
      <w:r w:rsidR="00914B92" w:rsidRPr="00814388">
        <w:rPr>
          <w:rFonts w:cstheme="minorHAnsi"/>
          <w:sz w:val="24"/>
          <w:szCs w:val="24"/>
        </w:rPr>
        <w:t>r os dias da semana e horários descobertos.</w:t>
      </w:r>
      <w:r w:rsidRPr="00814388">
        <w:rPr>
          <w:rFonts w:cstheme="minorHAnsi"/>
          <w:sz w:val="24"/>
          <w:szCs w:val="24"/>
        </w:rPr>
        <w:t xml:space="preserve"> </w:t>
      </w:r>
      <w:r w:rsidR="00914B92" w:rsidRPr="00814388">
        <w:rPr>
          <w:rFonts w:cstheme="minorHAnsi"/>
          <w:sz w:val="24"/>
          <w:szCs w:val="24"/>
        </w:rPr>
        <w:t>Informar também data de início (data do protocolo) e data fim (30 dias corridos).</w:t>
      </w:r>
    </w:p>
    <w:p w14:paraId="28E8B55F" w14:textId="3D0B4594" w:rsidR="00914B92" w:rsidRDefault="00914B92" w:rsidP="00914B92">
      <w:pPr>
        <w:spacing w:after="0"/>
        <w:rPr>
          <w:rFonts w:cstheme="minorHAnsi"/>
          <w:sz w:val="24"/>
          <w:szCs w:val="24"/>
        </w:rPr>
      </w:pPr>
      <w:r w:rsidRPr="00814388">
        <w:rPr>
          <w:rFonts w:cstheme="minorHAnsi"/>
          <w:sz w:val="24"/>
          <w:szCs w:val="24"/>
        </w:rPr>
        <w:t xml:space="preserve">Inserir </w:t>
      </w:r>
      <w:r w:rsidRPr="00814388">
        <w:rPr>
          <w:rFonts w:cstheme="minorHAnsi"/>
          <w:b/>
          <w:bCs/>
          <w:sz w:val="24"/>
          <w:szCs w:val="24"/>
        </w:rPr>
        <w:t>9468</w:t>
      </w:r>
      <w:r w:rsidRPr="00814388">
        <w:rPr>
          <w:rFonts w:cstheme="minorHAnsi"/>
          <w:sz w:val="24"/>
          <w:szCs w:val="24"/>
        </w:rPr>
        <w:t xml:space="preserve"> – SEM ASSISTÊNCIA FARMACÊUTICA AUTUAR – </w:t>
      </w:r>
      <w:r w:rsidR="00875856" w:rsidRPr="00814388">
        <w:rPr>
          <w:rFonts w:cstheme="minorHAnsi"/>
          <w:sz w:val="24"/>
          <w:szCs w:val="24"/>
        </w:rPr>
        <w:t xml:space="preserve">Quando ampliar os horários de funcionamento sem contemplar assistência integral. </w:t>
      </w:r>
      <w:r w:rsidRPr="00814388">
        <w:rPr>
          <w:rFonts w:cstheme="minorHAnsi"/>
          <w:sz w:val="24"/>
          <w:szCs w:val="24"/>
        </w:rPr>
        <w:t xml:space="preserve">Informar o motivo da abertura do prazo e informar os dias da semana e horários descobertos. Informar também data de início (data do protocolo) e data fim </w:t>
      </w:r>
      <w:r w:rsidR="00875856" w:rsidRPr="00814388">
        <w:rPr>
          <w:rFonts w:cstheme="minorHAnsi"/>
          <w:sz w:val="24"/>
          <w:szCs w:val="24"/>
        </w:rPr>
        <w:t>a mesma data de início.</w:t>
      </w:r>
    </w:p>
    <w:p w14:paraId="513D30DF" w14:textId="77777777" w:rsidR="00624023" w:rsidRDefault="00624023" w:rsidP="00914B92">
      <w:pPr>
        <w:spacing w:after="0"/>
        <w:rPr>
          <w:rFonts w:cstheme="minorHAnsi"/>
          <w:sz w:val="24"/>
          <w:szCs w:val="24"/>
        </w:rPr>
      </w:pPr>
    </w:p>
    <w:p w14:paraId="222C773A" w14:textId="01913CE1" w:rsidR="00624023" w:rsidRDefault="00624023" w:rsidP="00914B92">
      <w:pPr>
        <w:spacing w:after="0"/>
        <w:rPr>
          <w:rFonts w:cstheme="minorHAnsi"/>
          <w:sz w:val="24"/>
          <w:szCs w:val="24"/>
        </w:rPr>
      </w:pPr>
      <w:r>
        <w:rPr>
          <w:rFonts w:cstheme="minorHAnsi"/>
          <w:sz w:val="24"/>
          <w:szCs w:val="24"/>
        </w:rPr>
        <w:t>Incluir status</w:t>
      </w:r>
    </w:p>
    <w:p w14:paraId="167E7249" w14:textId="6F71A5F2" w:rsidR="00624023" w:rsidRDefault="00624023" w:rsidP="00914B92">
      <w:pPr>
        <w:spacing w:after="0"/>
        <w:rPr>
          <w:rFonts w:cstheme="minorHAnsi"/>
          <w:sz w:val="24"/>
          <w:szCs w:val="24"/>
        </w:rPr>
      </w:pPr>
      <w:r>
        <w:rPr>
          <w:rFonts w:cstheme="minorHAnsi"/>
          <w:sz w:val="24"/>
          <w:szCs w:val="24"/>
        </w:rPr>
        <w:t>9433 – RT por empresa terceirizada</w:t>
      </w:r>
    </w:p>
    <w:p w14:paraId="4AE196B0" w14:textId="076524FD" w:rsidR="00624023" w:rsidRPr="00814388" w:rsidRDefault="00624023" w:rsidP="00914B92">
      <w:pPr>
        <w:spacing w:after="0"/>
        <w:rPr>
          <w:rFonts w:cstheme="minorHAnsi"/>
          <w:sz w:val="24"/>
          <w:szCs w:val="24"/>
        </w:rPr>
      </w:pPr>
      <w:r>
        <w:rPr>
          <w:rFonts w:cstheme="minorHAnsi"/>
          <w:sz w:val="24"/>
          <w:szCs w:val="24"/>
        </w:rPr>
        <w:t xml:space="preserve">9 – </w:t>
      </w:r>
      <w:proofErr w:type="gramStart"/>
      <w:r>
        <w:rPr>
          <w:rFonts w:cstheme="minorHAnsi"/>
          <w:sz w:val="24"/>
          <w:szCs w:val="24"/>
        </w:rPr>
        <w:t>contrato</w:t>
      </w:r>
      <w:proofErr w:type="gramEnd"/>
      <w:r>
        <w:rPr>
          <w:rFonts w:cstheme="minorHAnsi"/>
          <w:sz w:val="24"/>
          <w:szCs w:val="24"/>
        </w:rPr>
        <w:t xml:space="preserve"> por tempo determinado</w:t>
      </w:r>
    </w:p>
    <w:p w14:paraId="70C072C2" w14:textId="77777777" w:rsidR="0028201A" w:rsidRDefault="0028201A" w:rsidP="0028201A">
      <w:pPr>
        <w:spacing w:after="0"/>
        <w:rPr>
          <w:rFonts w:cstheme="minorHAnsi"/>
          <w:b/>
          <w:bCs/>
          <w:sz w:val="24"/>
          <w:szCs w:val="24"/>
          <w:u w:val="single"/>
        </w:rPr>
      </w:pPr>
      <w:r w:rsidRPr="00814388">
        <w:rPr>
          <w:rFonts w:cstheme="minorHAnsi"/>
          <w:b/>
          <w:bCs/>
          <w:sz w:val="24"/>
          <w:szCs w:val="24"/>
          <w:u w:val="single"/>
        </w:rPr>
        <w:t>Verificar demais STATUS:</w:t>
      </w:r>
    </w:p>
    <w:p w14:paraId="752F5955" w14:textId="0A9FBE68" w:rsidR="00DA1831" w:rsidRPr="00DA1831" w:rsidRDefault="00DA1831" w:rsidP="0028201A">
      <w:pPr>
        <w:spacing w:after="0"/>
        <w:rPr>
          <w:rFonts w:cstheme="minorHAnsi"/>
          <w:b/>
          <w:bCs/>
          <w:sz w:val="24"/>
          <w:szCs w:val="24"/>
        </w:rPr>
      </w:pPr>
      <w:r w:rsidRPr="00DA1831">
        <w:rPr>
          <w:rFonts w:cstheme="minorHAnsi"/>
          <w:b/>
          <w:bCs/>
          <w:sz w:val="24"/>
          <w:szCs w:val="24"/>
        </w:rPr>
        <w:t xml:space="preserve">20 – </w:t>
      </w:r>
      <w:r w:rsidRPr="00DA1831">
        <w:rPr>
          <w:rFonts w:cstheme="minorHAnsi"/>
          <w:sz w:val="24"/>
          <w:szCs w:val="24"/>
        </w:rPr>
        <w:t>ILEGAL AUTUAR – se estiver regular pode baixar</w:t>
      </w:r>
    </w:p>
    <w:p w14:paraId="3D3573E2" w14:textId="6E177A63" w:rsidR="003C2805" w:rsidRPr="00717390" w:rsidRDefault="003C2805" w:rsidP="003C2805">
      <w:pPr>
        <w:spacing w:after="0"/>
        <w:rPr>
          <w:rFonts w:cstheme="minorHAnsi"/>
          <w:sz w:val="24"/>
          <w:szCs w:val="24"/>
        </w:rPr>
      </w:pPr>
      <w:r w:rsidRPr="00717390">
        <w:rPr>
          <w:rFonts w:cstheme="minorHAnsi"/>
          <w:b/>
          <w:bCs/>
          <w:sz w:val="24"/>
          <w:szCs w:val="24"/>
        </w:rPr>
        <w:t>14</w:t>
      </w:r>
      <w:r w:rsidR="00717390">
        <w:rPr>
          <w:rFonts w:cstheme="minorHAnsi"/>
          <w:b/>
          <w:bCs/>
          <w:sz w:val="24"/>
          <w:szCs w:val="24"/>
        </w:rPr>
        <w:t xml:space="preserve"> - </w:t>
      </w:r>
      <w:r w:rsidRPr="00717390">
        <w:rPr>
          <w:rFonts w:cstheme="minorHAnsi"/>
          <w:sz w:val="24"/>
          <w:szCs w:val="24"/>
        </w:rPr>
        <w:t>SEM PROF COM PRAZO ATE</w:t>
      </w:r>
      <w:r w:rsidR="00717390">
        <w:rPr>
          <w:rFonts w:cstheme="minorHAnsi"/>
          <w:sz w:val="24"/>
          <w:szCs w:val="24"/>
        </w:rPr>
        <w:t>- INATIVAR (SE COBRIU TODO O HORÁRIO)</w:t>
      </w:r>
    </w:p>
    <w:p w14:paraId="21FF7D0E" w14:textId="77777777" w:rsidR="0028201A" w:rsidRPr="00814388" w:rsidRDefault="0028201A" w:rsidP="0028201A">
      <w:pPr>
        <w:spacing w:after="0"/>
        <w:rPr>
          <w:rFonts w:cstheme="minorHAnsi"/>
          <w:sz w:val="24"/>
          <w:szCs w:val="24"/>
        </w:rPr>
      </w:pPr>
      <w:r w:rsidRPr="00814388">
        <w:rPr>
          <w:rFonts w:cstheme="minorHAnsi"/>
          <w:b/>
          <w:bCs/>
          <w:sz w:val="24"/>
          <w:szCs w:val="24"/>
        </w:rPr>
        <w:t>210</w:t>
      </w:r>
      <w:r w:rsidRPr="00814388">
        <w:rPr>
          <w:rFonts w:cstheme="minorHAnsi"/>
          <w:sz w:val="24"/>
          <w:szCs w:val="24"/>
        </w:rPr>
        <w:t xml:space="preserve"> – HORÁRIO NOVO CONDIZENTE – Inativar;</w:t>
      </w:r>
    </w:p>
    <w:p w14:paraId="616D503C" w14:textId="77777777" w:rsidR="0028201A" w:rsidRPr="00814388" w:rsidRDefault="0028201A" w:rsidP="0028201A">
      <w:pPr>
        <w:spacing w:after="0"/>
        <w:rPr>
          <w:rFonts w:cstheme="minorHAnsi"/>
          <w:sz w:val="24"/>
          <w:szCs w:val="24"/>
        </w:rPr>
      </w:pPr>
      <w:r w:rsidRPr="00814388">
        <w:rPr>
          <w:rFonts w:cstheme="minorHAnsi"/>
          <w:b/>
          <w:bCs/>
          <w:sz w:val="24"/>
          <w:szCs w:val="24"/>
        </w:rPr>
        <w:t>101</w:t>
      </w:r>
      <w:r w:rsidRPr="00814388">
        <w:rPr>
          <w:rFonts w:cstheme="minorHAnsi"/>
          <w:sz w:val="24"/>
          <w:szCs w:val="24"/>
        </w:rPr>
        <w:t xml:space="preserve"> – REQ. INGRESSO R.T. APROVADO “AD REFERENDUM” – Inativar;</w:t>
      </w:r>
    </w:p>
    <w:p w14:paraId="39ABF8F2" w14:textId="77777777" w:rsidR="0028201A" w:rsidRPr="00814388" w:rsidRDefault="0028201A" w:rsidP="0028201A">
      <w:pPr>
        <w:spacing w:after="0"/>
        <w:rPr>
          <w:rFonts w:cstheme="minorHAnsi"/>
          <w:sz w:val="24"/>
          <w:szCs w:val="24"/>
        </w:rPr>
      </w:pPr>
      <w:r w:rsidRPr="00814388">
        <w:rPr>
          <w:rFonts w:cstheme="minorHAnsi"/>
          <w:b/>
          <w:bCs/>
          <w:sz w:val="24"/>
          <w:szCs w:val="24"/>
        </w:rPr>
        <w:t>104</w:t>
      </w:r>
      <w:r w:rsidRPr="00814388">
        <w:rPr>
          <w:rFonts w:cstheme="minorHAnsi"/>
          <w:sz w:val="24"/>
          <w:szCs w:val="24"/>
        </w:rPr>
        <w:t xml:space="preserve"> – REQ.REABILITACAO REG. APROVADO "AD REFERENDUM" – Inativar;</w:t>
      </w:r>
    </w:p>
    <w:p w14:paraId="157A2C04" w14:textId="6D0B9FCC" w:rsidR="0028201A" w:rsidRPr="00814388" w:rsidRDefault="0028201A" w:rsidP="0028201A">
      <w:pPr>
        <w:spacing w:after="0"/>
        <w:rPr>
          <w:rFonts w:cstheme="minorHAnsi"/>
          <w:sz w:val="24"/>
          <w:szCs w:val="24"/>
        </w:rPr>
      </w:pPr>
      <w:r w:rsidRPr="00814388">
        <w:rPr>
          <w:rFonts w:cstheme="minorHAnsi"/>
          <w:b/>
          <w:bCs/>
          <w:sz w:val="24"/>
          <w:szCs w:val="24"/>
        </w:rPr>
        <w:t>130</w:t>
      </w:r>
      <w:r w:rsidRPr="00814388">
        <w:rPr>
          <w:rFonts w:cstheme="minorHAnsi"/>
          <w:sz w:val="24"/>
          <w:szCs w:val="24"/>
        </w:rPr>
        <w:t xml:space="preserve"> – REQ. ALTERACAO DE HORARIO EM ANDAMENTO;</w:t>
      </w:r>
      <w:r w:rsidR="00061ECE" w:rsidRPr="00814388">
        <w:rPr>
          <w:rFonts w:cstheme="minorHAnsi"/>
          <w:sz w:val="24"/>
          <w:szCs w:val="24"/>
        </w:rPr>
        <w:t xml:space="preserve"> - Alterar para 108;</w:t>
      </w:r>
    </w:p>
    <w:p w14:paraId="0AF74F9A" w14:textId="77777777" w:rsidR="0028201A" w:rsidRPr="00814388" w:rsidRDefault="0028201A" w:rsidP="0028201A">
      <w:pPr>
        <w:spacing w:after="0"/>
        <w:rPr>
          <w:rFonts w:cstheme="minorHAnsi"/>
          <w:sz w:val="24"/>
          <w:szCs w:val="24"/>
        </w:rPr>
      </w:pPr>
      <w:r w:rsidRPr="00814388">
        <w:rPr>
          <w:rFonts w:cstheme="minorHAnsi"/>
          <w:b/>
          <w:bCs/>
          <w:sz w:val="24"/>
          <w:szCs w:val="24"/>
        </w:rPr>
        <w:t>06</w:t>
      </w:r>
      <w:r w:rsidRPr="00814388">
        <w:rPr>
          <w:rFonts w:cstheme="minorHAnsi"/>
          <w:sz w:val="24"/>
          <w:szCs w:val="24"/>
        </w:rPr>
        <w:t xml:space="preserve"> – SEM CRT – Verificar o motivo, se o ingresso resolver o motivo, poderá inativar;</w:t>
      </w:r>
    </w:p>
    <w:p w14:paraId="4CB5789F" w14:textId="77777777" w:rsidR="0028201A" w:rsidRPr="00814388" w:rsidRDefault="0028201A" w:rsidP="0028201A">
      <w:pPr>
        <w:spacing w:after="0"/>
        <w:rPr>
          <w:rFonts w:cstheme="minorHAnsi"/>
          <w:sz w:val="24"/>
          <w:szCs w:val="24"/>
        </w:rPr>
      </w:pPr>
      <w:r w:rsidRPr="00814388">
        <w:rPr>
          <w:rFonts w:cstheme="minorHAnsi"/>
          <w:b/>
          <w:bCs/>
          <w:sz w:val="24"/>
          <w:szCs w:val="24"/>
        </w:rPr>
        <w:t>16</w:t>
      </w:r>
      <w:r w:rsidRPr="00814388">
        <w:rPr>
          <w:rFonts w:cstheme="minorHAnsi"/>
          <w:sz w:val="24"/>
          <w:szCs w:val="24"/>
        </w:rPr>
        <w:t xml:space="preserve"> – SEM SUBST COM PRAZO ATÉ – Verificar se o ingresso é suficiente, poderá inativar;</w:t>
      </w:r>
    </w:p>
    <w:p w14:paraId="68E15602" w14:textId="77777777" w:rsidR="0028201A" w:rsidRDefault="0028201A" w:rsidP="0028201A">
      <w:pPr>
        <w:spacing w:after="0"/>
        <w:rPr>
          <w:rFonts w:cstheme="minorHAnsi"/>
          <w:color w:val="FF0000"/>
          <w:sz w:val="24"/>
          <w:szCs w:val="24"/>
        </w:rPr>
      </w:pPr>
      <w:r w:rsidRPr="00814388">
        <w:rPr>
          <w:rFonts w:cstheme="minorHAnsi"/>
          <w:b/>
          <w:bCs/>
          <w:color w:val="FF0000"/>
          <w:sz w:val="24"/>
          <w:szCs w:val="24"/>
        </w:rPr>
        <w:t>21</w:t>
      </w:r>
      <w:r w:rsidRPr="00814388">
        <w:rPr>
          <w:rFonts w:cstheme="minorHAnsi"/>
          <w:color w:val="FF0000"/>
          <w:sz w:val="24"/>
          <w:szCs w:val="24"/>
        </w:rPr>
        <w:t xml:space="preserve"> - SEM SUBSTITUTO – AUTUAR – Verificar se o ingresso é suficiente, poderá inativar;</w:t>
      </w:r>
      <w:bookmarkStart w:id="7" w:name="_Hlk112693389"/>
    </w:p>
    <w:bookmarkEnd w:id="7"/>
    <w:p w14:paraId="27AD7A4C" w14:textId="77777777" w:rsidR="0028201A" w:rsidRPr="00814388" w:rsidRDefault="0028201A" w:rsidP="0028201A">
      <w:pPr>
        <w:spacing w:after="0"/>
        <w:rPr>
          <w:rFonts w:cstheme="minorHAnsi"/>
          <w:color w:val="000000"/>
          <w:sz w:val="24"/>
          <w:szCs w:val="24"/>
        </w:rPr>
      </w:pPr>
      <w:r w:rsidRPr="00814388">
        <w:rPr>
          <w:rFonts w:cstheme="minorHAnsi"/>
          <w:b/>
          <w:bCs/>
          <w:sz w:val="24"/>
          <w:szCs w:val="24"/>
        </w:rPr>
        <w:t>58</w:t>
      </w:r>
      <w:r w:rsidRPr="00814388">
        <w:rPr>
          <w:rFonts w:cstheme="minorHAnsi"/>
          <w:sz w:val="24"/>
          <w:szCs w:val="24"/>
        </w:rPr>
        <w:t xml:space="preserve"> – RECADASTRAMENTO EMPRESA 2017 – Informar a empresa sobre o recadastramento.</w:t>
      </w:r>
      <w:r w:rsidRPr="00814388">
        <w:rPr>
          <w:rFonts w:cstheme="minorHAnsi"/>
          <w:color w:val="000000"/>
          <w:sz w:val="24"/>
          <w:szCs w:val="24"/>
        </w:rPr>
        <w:t xml:space="preserve"> Orientar, por e-mail/telefone, deverá fazer o recadastramento conforme Del. 912/2017, encaminhando a Certidão Simplificada, emitida pela JUCEPAR a menos de 60 dias para o e-mail </w:t>
      </w:r>
      <w:hyperlink r:id="rId24" w:history="1">
        <w:r w:rsidRPr="00814388">
          <w:rPr>
            <w:rStyle w:val="Hyperlink"/>
            <w:rFonts w:cstheme="minorHAnsi"/>
            <w:sz w:val="24"/>
            <w:szCs w:val="24"/>
          </w:rPr>
          <w:t>registro.pj@crf-pr.org.br</w:t>
        </w:r>
      </w:hyperlink>
      <w:r w:rsidRPr="00814388">
        <w:rPr>
          <w:rFonts w:cstheme="minorHAnsi"/>
          <w:color w:val="000000"/>
          <w:sz w:val="24"/>
          <w:szCs w:val="24"/>
        </w:rPr>
        <w:t>. A emissão da CRT está condicionada a conferência da Certidão Simplificada.</w:t>
      </w:r>
    </w:p>
    <w:p w14:paraId="45397AD8" w14:textId="77777777" w:rsidR="0028201A" w:rsidRPr="00814388" w:rsidRDefault="0028201A" w:rsidP="0028201A">
      <w:pPr>
        <w:spacing w:after="0"/>
        <w:rPr>
          <w:rFonts w:cstheme="minorHAnsi"/>
          <w:sz w:val="24"/>
          <w:szCs w:val="24"/>
        </w:rPr>
      </w:pPr>
      <w:r w:rsidRPr="00814388">
        <w:rPr>
          <w:rFonts w:cstheme="minorHAnsi"/>
          <w:b/>
          <w:bCs/>
          <w:sz w:val="24"/>
          <w:szCs w:val="24"/>
        </w:rPr>
        <w:t>94</w:t>
      </w:r>
      <w:r w:rsidR="00AE35E7" w:rsidRPr="00814388">
        <w:rPr>
          <w:rFonts w:cstheme="minorHAnsi"/>
          <w:b/>
          <w:bCs/>
          <w:sz w:val="24"/>
          <w:szCs w:val="24"/>
        </w:rPr>
        <w:t>67</w:t>
      </w:r>
      <w:r w:rsidRPr="00814388">
        <w:rPr>
          <w:rFonts w:cstheme="minorHAnsi"/>
          <w:sz w:val="24"/>
          <w:szCs w:val="24"/>
        </w:rPr>
        <w:t xml:space="preserve"> – SEM ASSISTÊNCIA </w:t>
      </w:r>
      <w:r w:rsidR="00AE35E7" w:rsidRPr="00814388">
        <w:rPr>
          <w:rFonts w:cstheme="minorHAnsi"/>
          <w:sz w:val="24"/>
          <w:szCs w:val="24"/>
        </w:rPr>
        <w:t xml:space="preserve">FARMACÊUTICA- COM </w:t>
      </w:r>
      <w:r w:rsidRPr="00814388">
        <w:rPr>
          <w:rFonts w:cstheme="minorHAnsi"/>
          <w:sz w:val="24"/>
          <w:szCs w:val="24"/>
        </w:rPr>
        <w:t>PRAZO ATÉ – Verificar os horários, se o ingresso cobrir os horários informados, poderá inativar. Se não cobrir deverá informar os horários que continuará sem assistência e fazer protocolo irregular para ciência da empresa. O prazo não é alterado.</w:t>
      </w:r>
    </w:p>
    <w:p w14:paraId="492A8403" w14:textId="77777777" w:rsidR="0028201A" w:rsidRDefault="00AE35E7" w:rsidP="0028201A">
      <w:pPr>
        <w:spacing w:after="0"/>
        <w:rPr>
          <w:rFonts w:cstheme="minorHAnsi"/>
          <w:sz w:val="24"/>
          <w:szCs w:val="24"/>
        </w:rPr>
      </w:pPr>
      <w:r w:rsidRPr="00814388">
        <w:rPr>
          <w:rFonts w:cstheme="minorHAnsi"/>
          <w:b/>
          <w:bCs/>
          <w:sz w:val="24"/>
          <w:szCs w:val="24"/>
        </w:rPr>
        <w:lastRenderedPageBreak/>
        <w:t>9468</w:t>
      </w:r>
      <w:r w:rsidR="0028201A" w:rsidRPr="00814388">
        <w:rPr>
          <w:rFonts w:cstheme="minorHAnsi"/>
          <w:sz w:val="24"/>
          <w:szCs w:val="24"/>
        </w:rPr>
        <w:t xml:space="preserve"> – SEM ASSISTÊNCIA </w:t>
      </w:r>
      <w:r w:rsidRPr="00814388">
        <w:rPr>
          <w:rFonts w:cstheme="minorHAnsi"/>
          <w:sz w:val="24"/>
          <w:szCs w:val="24"/>
        </w:rPr>
        <w:t xml:space="preserve">FARMACÊUTICA </w:t>
      </w:r>
      <w:r w:rsidR="0028201A" w:rsidRPr="00814388">
        <w:rPr>
          <w:rFonts w:cstheme="minorHAnsi"/>
          <w:sz w:val="24"/>
          <w:szCs w:val="24"/>
        </w:rPr>
        <w:t>AUTUAR – Verificar os horários, se o ingresso cobrir os horários informados, poderá inativar. Se não cobrir deverá informar os horários que continuará sem assistência e fazer protocolo irregular para ciência da empresa. O prazo não é alterado.</w:t>
      </w:r>
    </w:p>
    <w:p w14:paraId="43256CB6" w14:textId="398D0DC5" w:rsidR="00D701D1" w:rsidRPr="00814388" w:rsidRDefault="00D701D1" w:rsidP="00D701D1">
      <w:pPr>
        <w:spacing w:after="0"/>
        <w:rPr>
          <w:rFonts w:cstheme="minorHAnsi"/>
          <w:color w:val="FF0000"/>
          <w:sz w:val="24"/>
          <w:szCs w:val="24"/>
        </w:rPr>
      </w:pPr>
      <w:r w:rsidRPr="00D701D1">
        <w:rPr>
          <w:rFonts w:cstheme="minorHAnsi"/>
          <w:b/>
          <w:bCs/>
          <w:color w:val="FF0000"/>
          <w:sz w:val="24"/>
          <w:szCs w:val="24"/>
        </w:rPr>
        <w:t>9457</w:t>
      </w:r>
      <w:r>
        <w:rPr>
          <w:rFonts w:cstheme="minorHAnsi"/>
          <w:color w:val="FF0000"/>
          <w:sz w:val="24"/>
          <w:szCs w:val="24"/>
        </w:rPr>
        <w:t xml:space="preserve"> - </w:t>
      </w:r>
      <w:r w:rsidRPr="00D701D1">
        <w:rPr>
          <w:rFonts w:cstheme="minorHAnsi"/>
          <w:color w:val="FF0000"/>
          <w:sz w:val="24"/>
          <w:szCs w:val="24"/>
        </w:rPr>
        <w:t>SEM RT - AUTUAÇÕES SUSPENSAS TEMPORARIAMENTE</w:t>
      </w:r>
      <w:r>
        <w:rPr>
          <w:rFonts w:cstheme="minorHAnsi"/>
          <w:color w:val="FF0000"/>
          <w:sz w:val="24"/>
          <w:szCs w:val="24"/>
        </w:rPr>
        <w:t xml:space="preserve"> (farmácia hospitalar privada, com status de liminar que impeça autuação)</w:t>
      </w:r>
    </w:p>
    <w:p w14:paraId="354C1DE2" w14:textId="77777777" w:rsidR="00D701D1" w:rsidRPr="00814388" w:rsidRDefault="00D701D1" w:rsidP="0028201A">
      <w:pPr>
        <w:spacing w:after="0"/>
        <w:rPr>
          <w:rFonts w:cstheme="minorHAnsi"/>
          <w:sz w:val="24"/>
          <w:szCs w:val="24"/>
        </w:rPr>
      </w:pPr>
    </w:p>
    <w:p w14:paraId="7F17553B" w14:textId="77777777" w:rsidR="0028201A" w:rsidRPr="00814388" w:rsidRDefault="0028201A" w:rsidP="0028201A">
      <w:pPr>
        <w:spacing w:after="0"/>
        <w:rPr>
          <w:rFonts w:cstheme="minorHAnsi"/>
          <w:b/>
          <w:bCs/>
          <w:sz w:val="24"/>
          <w:szCs w:val="24"/>
        </w:rPr>
      </w:pPr>
    </w:p>
    <w:p w14:paraId="3D2DB916" w14:textId="77777777" w:rsidR="0028201A" w:rsidRPr="00814388" w:rsidRDefault="0028201A" w:rsidP="0028201A">
      <w:pPr>
        <w:spacing w:after="0"/>
        <w:rPr>
          <w:rFonts w:cstheme="minorHAnsi"/>
          <w:b/>
          <w:bCs/>
          <w:sz w:val="24"/>
          <w:szCs w:val="24"/>
        </w:rPr>
      </w:pPr>
      <w:r w:rsidRPr="00814388">
        <w:rPr>
          <w:rFonts w:cstheme="minorHAnsi"/>
          <w:b/>
          <w:bCs/>
          <w:sz w:val="24"/>
          <w:szCs w:val="24"/>
        </w:rPr>
        <w:t>STATUS que não são alterados:</w:t>
      </w:r>
    </w:p>
    <w:p w14:paraId="1E225630" w14:textId="77777777" w:rsidR="0028201A" w:rsidRPr="00814388" w:rsidRDefault="0028201A" w:rsidP="0028201A">
      <w:pPr>
        <w:spacing w:after="0"/>
        <w:rPr>
          <w:rFonts w:cstheme="minorHAnsi"/>
          <w:sz w:val="24"/>
          <w:szCs w:val="24"/>
        </w:rPr>
      </w:pPr>
      <w:r w:rsidRPr="00814388">
        <w:rPr>
          <w:rFonts w:cstheme="minorHAnsi"/>
          <w:b/>
          <w:bCs/>
          <w:sz w:val="24"/>
          <w:szCs w:val="24"/>
        </w:rPr>
        <w:t>24</w:t>
      </w:r>
      <w:r w:rsidRPr="00814388">
        <w:rPr>
          <w:rFonts w:cstheme="minorHAnsi"/>
          <w:sz w:val="24"/>
          <w:szCs w:val="24"/>
        </w:rPr>
        <w:t xml:space="preserve"> – REGULAR AUTUAR AUSÊNCIAS DO PROFISSIONAL; </w:t>
      </w:r>
      <w:r w:rsidRPr="00814388">
        <w:rPr>
          <w:rFonts w:cstheme="minorHAnsi"/>
          <w:sz w:val="24"/>
          <w:szCs w:val="24"/>
        </w:rPr>
        <w:tab/>
      </w:r>
    </w:p>
    <w:p w14:paraId="26513712" w14:textId="77777777" w:rsidR="0028201A" w:rsidRPr="00814388" w:rsidRDefault="0028201A" w:rsidP="0028201A">
      <w:pPr>
        <w:spacing w:after="0"/>
        <w:rPr>
          <w:rFonts w:cstheme="minorHAnsi"/>
          <w:sz w:val="24"/>
          <w:szCs w:val="24"/>
        </w:rPr>
      </w:pPr>
      <w:r w:rsidRPr="00814388">
        <w:rPr>
          <w:rFonts w:cstheme="minorHAnsi"/>
          <w:b/>
          <w:bCs/>
          <w:sz w:val="24"/>
          <w:szCs w:val="24"/>
        </w:rPr>
        <w:t>21</w:t>
      </w:r>
      <w:r w:rsidRPr="00814388">
        <w:rPr>
          <w:rFonts w:cstheme="minorHAnsi"/>
          <w:sz w:val="24"/>
          <w:szCs w:val="24"/>
        </w:rPr>
        <w:t xml:space="preserve"> – SEM SUBSTITUTO – AUTUAR – ESCALA NÃO CONTEMPLA ASSISTÊNCIA INTEGRAL;</w:t>
      </w:r>
    </w:p>
    <w:p w14:paraId="14BA79E5" w14:textId="77777777" w:rsidR="0028201A" w:rsidRPr="00814388" w:rsidRDefault="0028201A" w:rsidP="0028201A">
      <w:pPr>
        <w:spacing w:after="0"/>
        <w:rPr>
          <w:rFonts w:cstheme="minorHAnsi"/>
          <w:color w:val="FF0000"/>
          <w:sz w:val="24"/>
          <w:szCs w:val="24"/>
        </w:rPr>
      </w:pPr>
      <w:r w:rsidRPr="00814388">
        <w:rPr>
          <w:rFonts w:cstheme="minorHAnsi"/>
          <w:b/>
          <w:bCs/>
          <w:color w:val="FF0000"/>
          <w:sz w:val="24"/>
          <w:szCs w:val="24"/>
        </w:rPr>
        <w:t>63</w:t>
      </w:r>
      <w:r w:rsidRPr="00814388">
        <w:rPr>
          <w:rFonts w:cstheme="minorHAnsi"/>
          <w:color w:val="FF0000"/>
          <w:sz w:val="24"/>
          <w:szCs w:val="24"/>
        </w:rPr>
        <w:t xml:space="preserve"> – HORÁRIO DE FUNCIONAMENTO FARMÁCIA HOSPITALAR;</w:t>
      </w:r>
    </w:p>
    <w:p w14:paraId="50E2FD30" w14:textId="77777777" w:rsidR="0028201A" w:rsidRPr="00814388" w:rsidRDefault="0028201A" w:rsidP="0028201A">
      <w:pPr>
        <w:spacing w:after="0"/>
        <w:rPr>
          <w:rFonts w:cstheme="minorHAnsi"/>
          <w:sz w:val="24"/>
          <w:szCs w:val="24"/>
        </w:rPr>
      </w:pPr>
      <w:r w:rsidRPr="00814388">
        <w:rPr>
          <w:rFonts w:cstheme="minorHAnsi"/>
          <w:b/>
          <w:bCs/>
          <w:sz w:val="24"/>
          <w:szCs w:val="24"/>
        </w:rPr>
        <w:t>43</w:t>
      </w:r>
      <w:r w:rsidRPr="00814388">
        <w:rPr>
          <w:rFonts w:cstheme="minorHAnsi"/>
          <w:sz w:val="24"/>
          <w:szCs w:val="24"/>
        </w:rPr>
        <w:t xml:space="preserve"> – HOSP DE 51 A 100 SEM COMPLEXIDADE;</w:t>
      </w:r>
    </w:p>
    <w:p w14:paraId="2F1800B7" w14:textId="77777777" w:rsidR="0028201A" w:rsidRPr="00814388" w:rsidRDefault="0028201A" w:rsidP="0028201A">
      <w:pPr>
        <w:spacing w:after="0"/>
        <w:rPr>
          <w:rFonts w:cstheme="minorHAnsi"/>
          <w:sz w:val="24"/>
          <w:szCs w:val="24"/>
        </w:rPr>
      </w:pPr>
      <w:r w:rsidRPr="00814388">
        <w:rPr>
          <w:rFonts w:cstheme="minorHAnsi"/>
          <w:b/>
          <w:bCs/>
          <w:sz w:val="24"/>
          <w:szCs w:val="24"/>
        </w:rPr>
        <w:t>39</w:t>
      </w:r>
      <w:r w:rsidRPr="00814388">
        <w:rPr>
          <w:rFonts w:cstheme="minorHAnsi"/>
          <w:sz w:val="24"/>
          <w:szCs w:val="24"/>
        </w:rPr>
        <w:t xml:space="preserve"> – HOSP DE 01 A 19 LEITOS SEM COMPLEXIDADE;</w:t>
      </w:r>
    </w:p>
    <w:p w14:paraId="46E043FF" w14:textId="77777777" w:rsidR="0028201A" w:rsidRPr="00814388" w:rsidRDefault="0028201A" w:rsidP="0028201A">
      <w:pPr>
        <w:spacing w:after="0"/>
        <w:rPr>
          <w:rFonts w:cstheme="minorHAnsi"/>
          <w:sz w:val="24"/>
          <w:szCs w:val="24"/>
        </w:rPr>
      </w:pPr>
      <w:r w:rsidRPr="00814388">
        <w:rPr>
          <w:rFonts w:cstheme="minorHAnsi"/>
          <w:b/>
          <w:bCs/>
          <w:sz w:val="24"/>
          <w:szCs w:val="24"/>
        </w:rPr>
        <w:t>9452</w:t>
      </w:r>
      <w:r w:rsidRPr="00814388">
        <w:rPr>
          <w:rFonts w:cstheme="minorHAnsi"/>
          <w:sz w:val="24"/>
          <w:szCs w:val="24"/>
        </w:rPr>
        <w:t xml:space="preserve"> – RECADASTRMENTO DE EMPRESA 2022;</w:t>
      </w:r>
    </w:p>
    <w:p w14:paraId="249D6D79" w14:textId="77777777" w:rsidR="0028201A" w:rsidRPr="00814388" w:rsidRDefault="0028201A" w:rsidP="0028201A">
      <w:pPr>
        <w:spacing w:after="0"/>
        <w:rPr>
          <w:rFonts w:cstheme="minorHAnsi"/>
          <w:sz w:val="24"/>
          <w:szCs w:val="24"/>
        </w:rPr>
      </w:pPr>
      <w:r w:rsidRPr="00814388">
        <w:rPr>
          <w:rFonts w:cstheme="minorHAnsi"/>
          <w:b/>
          <w:bCs/>
          <w:sz w:val="24"/>
          <w:szCs w:val="24"/>
        </w:rPr>
        <w:t>9425</w:t>
      </w:r>
      <w:r w:rsidRPr="00814388">
        <w:rPr>
          <w:rFonts w:cstheme="minorHAnsi"/>
          <w:sz w:val="24"/>
          <w:szCs w:val="24"/>
        </w:rPr>
        <w:t xml:space="preserve"> – SOLICITADO ESCALA COMPROVAR ASSISTÊNCIA INTEGRAL;</w:t>
      </w:r>
    </w:p>
    <w:p w14:paraId="467D7AA5" w14:textId="77777777" w:rsidR="0028201A" w:rsidRPr="00814388" w:rsidRDefault="0028201A" w:rsidP="0028201A">
      <w:pPr>
        <w:spacing w:after="0"/>
        <w:rPr>
          <w:rFonts w:cstheme="minorHAnsi"/>
          <w:sz w:val="24"/>
          <w:szCs w:val="24"/>
        </w:rPr>
      </w:pPr>
      <w:r w:rsidRPr="00814388">
        <w:rPr>
          <w:rFonts w:cstheme="minorHAnsi"/>
          <w:b/>
          <w:bCs/>
          <w:sz w:val="24"/>
          <w:szCs w:val="24"/>
        </w:rPr>
        <w:t>9436</w:t>
      </w:r>
      <w:r w:rsidRPr="00814388">
        <w:rPr>
          <w:rFonts w:cstheme="minorHAnsi"/>
          <w:sz w:val="24"/>
          <w:szCs w:val="24"/>
        </w:rPr>
        <w:t xml:space="preserve"> – COMUNICADO/CONSTATAÇÃO DE DESLIGAMENTO DA RT;</w:t>
      </w:r>
    </w:p>
    <w:p w14:paraId="56D6F4EA" w14:textId="77777777" w:rsidR="0028201A" w:rsidRPr="00814388" w:rsidRDefault="0028201A" w:rsidP="0028201A">
      <w:pPr>
        <w:spacing w:after="0"/>
        <w:rPr>
          <w:rFonts w:cstheme="minorHAnsi"/>
          <w:sz w:val="24"/>
          <w:szCs w:val="24"/>
        </w:rPr>
      </w:pPr>
      <w:r w:rsidRPr="00814388">
        <w:rPr>
          <w:rFonts w:cstheme="minorHAnsi"/>
          <w:b/>
          <w:bCs/>
          <w:sz w:val="24"/>
          <w:szCs w:val="24"/>
        </w:rPr>
        <w:t>9400</w:t>
      </w:r>
      <w:r w:rsidRPr="00814388">
        <w:rPr>
          <w:rFonts w:cstheme="minorHAnsi"/>
          <w:sz w:val="24"/>
          <w:szCs w:val="24"/>
        </w:rPr>
        <w:t xml:space="preserve"> – DECISÃO JUDICIAL;</w:t>
      </w:r>
    </w:p>
    <w:p w14:paraId="0F7EA135" w14:textId="77777777" w:rsidR="0028201A" w:rsidRPr="00814388" w:rsidRDefault="0028201A" w:rsidP="0028201A">
      <w:pPr>
        <w:spacing w:after="0"/>
        <w:rPr>
          <w:rFonts w:cstheme="minorHAnsi"/>
          <w:sz w:val="24"/>
          <w:szCs w:val="24"/>
        </w:rPr>
      </w:pPr>
      <w:r w:rsidRPr="00814388">
        <w:rPr>
          <w:rFonts w:cstheme="minorHAnsi"/>
          <w:b/>
          <w:bCs/>
          <w:sz w:val="24"/>
          <w:szCs w:val="24"/>
        </w:rPr>
        <w:t>9457</w:t>
      </w:r>
      <w:r w:rsidRPr="00814388">
        <w:rPr>
          <w:rFonts w:cstheme="minorHAnsi"/>
          <w:sz w:val="24"/>
          <w:szCs w:val="24"/>
        </w:rPr>
        <w:t xml:space="preserve"> – SEM RT – AUTUAÇÕES SUSPENSAS TEMPORIARIAMENTE;</w:t>
      </w:r>
    </w:p>
    <w:p w14:paraId="07FB2CD3" w14:textId="77777777" w:rsidR="0028201A" w:rsidRPr="00814388" w:rsidRDefault="0028201A" w:rsidP="0028201A">
      <w:pPr>
        <w:spacing w:after="0"/>
        <w:rPr>
          <w:rFonts w:cstheme="minorHAnsi"/>
          <w:sz w:val="24"/>
          <w:szCs w:val="24"/>
        </w:rPr>
      </w:pPr>
      <w:r w:rsidRPr="00814388">
        <w:rPr>
          <w:rFonts w:cstheme="minorHAnsi"/>
          <w:b/>
          <w:bCs/>
          <w:sz w:val="24"/>
          <w:szCs w:val="24"/>
        </w:rPr>
        <w:t>9462</w:t>
      </w:r>
      <w:r w:rsidRPr="00814388">
        <w:rPr>
          <w:rFonts w:cstheme="minorHAnsi"/>
          <w:sz w:val="24"/>
          <w:szCs w:val="24"/>
        </w:rPr>
        <w:t xml:space="preserve"> – PROFISSIONAIS HABILITADOS EM ONCOLOGIA;</w:t>
      </w:r>
    </w:p>
    <w:p w14:paraId="49F34177" w14:textId="77777777" w:rsidR="0028201A" w:rsidRPr="00814388" w:rsidRDefault="0028201A" w:rsidP="0028201A">
      <w:pPr>
        <w:spacing w:after="0"/>
        <w:rPr>
          <w:rFonts w:cstheme="minorHAnsi"/>
          <w:color w:val="FF0000"/>
          <w:sz w:val="24"/>
          <w:szCs w:val="24"/>
        </w:rPr>
      </w:pPr>
      <w:r w:rsidRPr="00814388">
        <w:rPr>
          <w:rFonts w:cstheme="minorHAnsi"/>
          <w:b/>
          <w:bCs/>
          <w:color w:val="FF0000"/>
          <w:sz w:val="24"/>
          <w:szCs w:val="24"/>
        </w:rPr>
        <w:t>27</w:t>
      </w:r>
      <w:r w:rsidR="00F573A1" w:rsidRPr="00814388">
        <w:rPr>
          <w:rFonts w:cstheme="minorHAnsi"/>
          <w:b/>
          <w:bCs/>
          <w:color w:val="FF0000"/>
          <w:sz w:val="24"/>
          <w:szCs w:val="24"/>
        </w:rPr>
        <w:t>ou 9453</w:t>
      </w:r>
      <w:r w:rsidRPr="00814388">
        <w:rPr>
          <w:rFonts w:cstheme="minorHAnsi"/>
          <w:color w:val="FF0000"/>
          <w:sz w:val="24"/>
          <w:szCs w:val="24"/>
        </w:rPr>
        <w:t xml:space="preserve"> SEM ASSIST.TECNICO COM PRAZO ATÉ – Não utilizar, foi substituído por </w:t>
      </w:r>
      <w:r w:rsidRPr="00814388">
        <w:rPr>
          <w:rFonts w:cstheme="minorHAnsi"/>
          <w:b/>
          <w:bCs/>
          <w:color w:val="FF0000"/>
          <w:sz w:val="24"/>
          <w:szCs w:val="24"/>
        </w:rPr>
        <w:t>94</w:t>
      </w:r>
      <w:r w:rsidR="00F573A1" w:rsidRPr="00814388">
        <w:rPr>
          <w:rFonts w:cstheme="minorHAnsi"/>
          <w:b/>
          <w:bCs/>
          <w:color w:val="FF0000"/>
          <w:sz w:val="24"/>
          <w:szCs w:val="24"/>
        </w:rPr>
        <w:t>67</w:t>
      </w:r>
      <w:r w:rsidRPr="00814388">
        <w:rPr>
          <w:rFonts w:cstheme="minorHAnsi"/>
          <w:color w:val="FF0000"/>
          <w:sz w:val="24"/>
          <w:szCs w:val="24"/>
        </w:rPr>
        <w:t xml:space="preserve">; </w:t>
      </w:r>
    </w:p>
    <w:p w14:paraId="14234F85" w14:textId="77777777" w:rsidR="0028201A" w:rsidRPr="00814388" w:rsidRDefault="0028201A" w:rsidP="0028201A">
      <w:pPr>
        <w:spacing w:after="0"/>
        <w:rPr>
          <w:rFonts w:cstheme="minorHAnsi"/>
          <w:color w:val="FF0000"/>
          <w:sz w:val="24"/>
          <w:szCs w:val="24"/>
        </w:rPr>
      </w:pPr>
      <w:r w:rsidRPr="00814388">
        <w:rPr>
          <w:rFonts w:cstheme="minorHAnsi"/>
          <w:b/>
          <w:bCs/>
          <w:color w:val="FF0000"/>
          <w:sz w:val="24"/>
          <w:szCs w:val="24"/>
        </w:rPr>
        <w:t>28</w:t>
      </w:r>
      <w:r w:rsidRPr="00814388">
        <w:rPr>
          <w:rFonts w:cstheme="minorHAnsi"/>
          <w:color w:val="FF0000"/>
          <w:sz w:val="24"/>
          <w:szCs w:val="24"/>
        </w:rPr>
        <w:t xml:space="preserve"> </w:t>
      </w:r>
      <w:r w:rsidR="00F573A1" w:rsidRPr="00814388">
        <w:rPr>
          <w:rFonts w:cstheme="minorHAnsi"/>
          <w:b/>
          <w:color w:val="FF0000"/>
          <w:sz w:val="24"/>
          <w:szCs w:val="24"/>
        </w:rPr>
        <w:t>ou 9454</w:t>
      </w:r>
      <w:r w:rsidR="00F573A1" w:rsidRPr="00814388">
        <w:rPr>
          <w:rFonts w:cstheme="minorHAnsi"/>
          <w:color w:val="FF0000"/>
          <w:sz w:val="24"/>
          <w:szCs w:val="24"/>
        </w:rPr>
        <w:t xml:space="preserve"> </w:t>
      </w:r>
      <w:r w:rsidRPr="00814388">
        <w:rPr>
          <w:rFonts w:cstheme="minorHAnsi"/>
          <w:color w:val="FF0000"/>
          <w:sz w:val="24"/>
          <w:szCs w:val="24"/>
        </w:rPr>
        <w:t xml:space="preserve">SEM ASSISTENTE TECNICO – AUTUAR – Não utilizar, foi substituído por </w:t>
      </w:r>
      <w:r w:rsidRPr="00814388">
        <w:rPr>
          <w:rFonts w:cstheme="minorHAnsi"/>
          <w:b/>
          <w:bCs/>
          <w:color w:val="FF0000"/>
          <w:sz w:val="24"/>
          <w:szCs w:val="24"/>
        </w:rPr>
        <w:t>94</w:t>
      </w:r>
      <w:r w:rsidR="00F573A1" w:rsidRPr="00814388">
        <w:rPr>
          <w:rFonts w:cstheme="minorHAnsi"/>
          <w:b/>
          <w:bCs/>
          <w:color w:val="FF0000"/>
          <w:sz w:val="24"/>
          <w:szCs w:val="24"/>
        </w:rPr>
        <w:t>68</w:t>
      </w:r>
      <w:r w:rsidRPr="00814388">
        <w:rPr>
          <w:rFonts w:cstheme="minorHAnsi"/>
          <w:color w:val="FF0000"/>
          <w:sz w:val="24"/>
          <w:szCs w:val="24"/>
        </w:rPr>
        <w:t>;</w:t>
      </w:r>
    </w:p>
    <w:p w14:paraId="29AE5A43" w14:textId="77777777" w:rsidR="0028201A" w:rsidRPr="00814388" w:rsidRDefault="0028201A" w:rsidP="0028201A">
      <w:pPr>
        <w:spacing w:after="0"/>
        <w:rPr>
          <w:rFonts w:cstheme="minorHAnsi"/>
          <w:color w:val="FF0000"/>
          <w:sz w:val="24"/>
          <w:szCs w:val="24"/>
        </w:rPr>
      </w:pPr>
      <w:r w:rsidRPr="00814388">
        <w:rPr>
          <w:rFonts w:cstheme="minorHAnsi"/>
          <w:b/>
          <w:bCs/>
          <w:color w:val="FF0000"/>
          <w:sz w:val="24"/>
          <w:szCs w:val="24"/>
        </w:rPr>
        <w:t>34</w:t>
      </w:r>
      <w:r w:rsidRPr="00814388">
        <w:rPr>
          <w:rFonts w:cstheme="minorHAnsi"/>
          <w:color w:val="FF0000"/>
          <w:sz w:val="24"/>
          <w:szCs w:val="24"/>
        </w:rPr>
        <w:t xml:space="preserve"> BAIXA DE RESPONSABILIDADE TECNICA EM ANDAMENTO – Não utilizar.</w:t>
      </w:r>
    </w:p>
    <w:p w14:paraId="20C997FB" w14:textId="77777777" w:rsidR="0028201A" w:rsidRPr="00814388" w:rsidRDefault="0028201A" w:rsidP="0028201A">
      <w:pPr>
        <w:spacing w:after="0"/>
        <w:rPr>
          <w:rFonts w:cstheme="minorHAnsi"/>
          <w:b/>
          <w:bCs/>
          <w:sz w:val="24"/>
          <w:szCs w:val="24"/>
        </w:rPr>
      </w:pPr>
    </w:p>
    <w:p w14:paraId="70D83147" w14:textId="77777777" w:rsidR="00EE6C6C" w:rsidRPr="00814388" w:rsidRDefault="00EE6C6C" w:rsidP="00EE6C6C">
      <w:pPr>
        <w:spacing w:after="0"/>
        <w:rPr>
          <w:rFonts w:cstheme="minorHAnsi"/>
          <w:b/>
          <w:bCs/>
          <w:sz w:val="24"/>
          <w:szCs w:val="24"/>
        </w:rPr>
      </w:pPr>
      <w:r w:rsidRPr="00814388">
        <w:rPr>
          <w:rFonts w:cstheme="minorHAnsi"/>
          <w:b/>
          <w:bCs/>
          <w:sz w:val="24"/>
          <w:szCs w:val="24"/>
        </w:rPr>
        <w:t>Protocolo irregular</w:t>
      </w:r>
    </w:p>
    <w:p w14:paraId="30E75A5E" w14:textId="77777777" w:rsidR="00EE6C6C" w:rsidRPr="00814388" w:rsidRDefault="00EE6C6C" w:rsidP="00EE6C6C">
      <w:pPr>
        <w:autoSpaceDE w:val="0"/>
        <w:autoSpaceDN w:val="0"/>
        <w:adjustRightInd w:val="0"/>
        <w:spacing w:after="0"/>
        <w:rPr>
          <w:rFonts w:cstheme="minorHAnsi"/>
          <w:color w:val="000000"/>
          <w:sz w:val="24"/>
          <w:szCs w:val="24"/>
        </w:rPr>
      </w:pPr>
      <w:r w:rsidRPr="00814388">
        <w:rPr>
          <w:rFonts w:cstheme="minorHAnsi"/>
          <w:color w:val="000000"/>
          <w:sz w:val="24"/>
          <w:szCs w:val="24"/>
        </w:rPr>
        <w:t>Se após finalizar o protocolo ainda faltar assistência técnica para o estabelecimento.</w:t>
      </w:r>
    </w:p>
    <w:p w14:paraId="36829F71" w14:textId="77777777" w:rsidR="00EE6C6C" w:rsidRPr="00814388" w:rsidRDefault="00EE6C6C" w:rsidP="00EE6C6C">
      <w:pPr>
        <w:autoSpaceDE w:val="0"/>
        <w:autoSpaceDN w:val="0"/>
        <w:adjustRightInd w:val="0"/>
        <w:spacing w:after="0"/>
        <w:rPr>
          <w:rFonts w:cstheme="minorHAnsi"/>
          <w:color w:val="000000"/>
          <w:sz w:val="24"/>
          <w:szCs w:val="24"/>
        </w:rPr>
      </w:pPr>
      <w:r w:rsidRPr="00814388">
        <w:rPr>
          <w:rFonts w:cstheme="minorHAnsi"/>
          <w:color w:val="000000"/>
          <w:sz w:val="24"/>
          <w:szCs w:val="24"/>
        </w:rPr>
        <w:t>Evoluir o protocolo normalmente e inserir protocolo para o estabelecimento informando a irregularidade.</w:t>
      </w:r>
    </w:p>
    <w:p w14:paraId="4C2B7CFB" w14:textId="77777777" w:rsidR="00EE6C6C" w:rsidRPr="00814388" w:rsidRDefault="00EE6C6C" w:rsidP="00EE6C6C">
      <w:pPr>
        <w:autoSpaceDE w:val="0"/>
        <w:autoSpaceDN w:val="0"/>
        <w:adjustRightInd w:val="0"/>
        <w:spacing w:after="0"/>
        <w:rPr>
          <w:rFonts w:cstheme="minorHAnsi"/>
          <w:b/>
          <w:bCs/>
          <w:sz w:val="24"/>
          <w:szCs w:val="24"/>
        </w:rPr>
      </w:pPr>
      <w:r w:rsidRPr="00814388">
        <w:rPr>
          <w:rFonts w:cstheme="minorHAnsi"/>
          <w:b/>
          <w:bCs/>
          <w:sz w:val="24"/>
          <w:szCs w:val="24"/>
        </w:rPr>
        <w:t xml:space="preserve">Protocolos de Atendimento </w:t>
      </w:r>
    </w:p>
    <w:p w14:paraId="3B66753D" w14:textId="77777777" w:rsidR="00EE6C6C" w:rsidRPr="00814388" w:rsidRDefault="00EE6C6C" w:rsidP="00EE6C6C">
      <w:pPr>
        <w:spacing w:after="0"/>
        <w:ind w:right="-142"/>
        <w:rPr>
          <w:rFonts w:cstheme="minorHAnsi"/>
          <w:sz w:val="24"/>
          <w:szCs w:val="24"/>
        </w:rPr>
      </w:pPr>
      <w:r w:rsidRPr="00814388">
        <w:rPr>
          <w:rFonts w:cstheme="minorHAnsi"/>
          <w:sz w:val="24"/>
          <w:szCs w:val="24"/>
        </w:rPr>
        <w:t>No canto inferior direito, clicar em Protocolo.</w:t>
      </w:r>
    </w:p>
    <w:p w14:paraId="64AC66A5" w14:textId="77777777" w:rsidR="00EE6C6C" w:rsidRPr="00814388" w:rsidRDefault="00EE6C6C" w:rsidP="00EE6C6C">
      <w:pPr>
        <w:spacing w:after="0"/>
        <w:ind w:right="-142"/>
        <w:rPr>
          <w:rFonts w:cstheme="minorHAnsi"/>
          <w:b/>
          <w:bCs/>
          <w:sz w:val="24"/>
          <w:szCs w:val="24"/>
        </w:rPr>
      </w:pPr>
      <w:r w:rsidRPr="00814388">
        <w:rPr>
          <w:rFonts w:cstheme="minorHAnsi"/>
          <w:b/>
          <w:bCs/>
          <w:sz w:val="24"/>
          <w:szCs w:val="24"/>
        </w:rPr>
        <w:t xml:space="preserve">Ocorrência </w:t>
      </w:r>
    </w:p>
    <w:p w14:paraId="44EABEB4" w14:textId="7038D4DC" w:rsidR="00EE6C6C" w:rsidRPr="00814388" w:rsidRDefault="00EE6C6C" w:rsidP="00EE6C6C">
      <w:pPr>
        <w:spacing w:after="0"/>
        <w:ind w:right="-142"/>
        <w:rPr>
          <w:rFonts w:cstheme="minorHAnsi"/>
          <w:sz w:val="24"/>
          <w:szCs w:val="24"/>
        </w:rPr>
      </w:pPr>
      <w:r w:rsidRPr="00814388">
        <w:rPr>
          <w:rFonts w:cstheme="minorHAnsi"/>
          <w:sz w:val="24"/>
          <w:szCs w:val="24"/>
        </w:rPr>
        <w:t xml:space="preserve">209 – </w:t>
      </w:r>
      <w:r w:rsidRPr="00814388">
        <w:rPr>
          <w:rFonts w:cstheme="minorHAnsi"/>
          <w:color w:val="000000"/>
          <w:sz w:val="24"/>
          <w:szCs w:val="24"/>
        </w:rPr>
        <w:t xml:space="preserve">INFORMAÇÕES </w:t>
      </w:r>
      <w:r w:rsidR="00623251" w:rsidRPr="00814388">
        <w:rPr>
          <w:rFonts w:cstheme="minorHAnsi"/>
          <w:color w:val="000000"/>
          <w:sz w:val="24"/>
          <w:szCs w:val="24"/>
        </w:rPr>
        <w:t>GERAIS - PJ</w:t>
      </w:r>
    </w:p>
    <w:p w14:paraId="7CA2D568" w14:textId="77777777" w:rsidR="00EE6C6C" w:rsidRPr="00814388" w:rsidRDefault="00EE6C6C" w:rsidP="00EE6C6C">
      <w:pPr>
        <w:spacing w:after="0"/>
        <w:ind w:right="-142"/>
        <w:rPr>
          <w:rFonts w:cstheme="minorHAnsi"/>
          <w:b/>
          <w:bCs/>
          <w:sz w:val="24"/>
          <w:szCs w:val="24"/>
        </w:rPr>
      </w:pPr>
      <w:r w:rsidRPr="00814388">
        <w:rPr>
          <w:rFonts w:cstheme="minorHAnsi"/>
          <w:b/>
          <w:bCs/>
          <w:sz w:val="24"/>
          <w:szCs w:val="24"/>
        </w:rPr>
        <w:t>Observações</w:t>
      </w:r>
    </w:p>
    <w:p w14:paraId="0DE1E4B4" w14:textId="77777777" w:rsidR="00EE6C6C" w:rsidRPr="00814388" w:rsidRDefault="00EE6C6C" w:rsidP="00EE6C6C">
      <w:pPr>
        <w:spacing w:after="0"/>
        <w:ind w:right="-142"/>
        <w:rPr>
          <w:rFonts w:cstheme="minorHAnsi"/>
          <w:sz w:val="24"/>
          <w:szCs w:val="24"/>
        </w:rPr>
      </w:pPr>
      <w:r w:rsidRPr="00814388">
        <w:rPr>
          <w:rFonts w:cstheme="minorHAnsi"/>
          <w:sz w:val="24"/>
          <w:szCs w:val="24"/>
        </w:rPr>
        <w:t>Referente ao protocolo n.º ........................, informamos que o estabelecimento encontra se “com assistência técnica insuficiente”, a não regularização enseja em não emissão de certidão e a aplicação de Autuações/multa para os horários sem assistência técnica nos termos da Legislação vigente.</w:t>
      </w:r>
    </w:p>
    <w:p w14:paraId="2E0F92DA" w14:textId="77777777" w:rsidR="00EE6C6C" w:rsidRPr="00814388" w:rsidRDefault="00EE6C6C" w:rsidP="0028201A">
      <w:pPr>
        <w:spacing w:after="0"/>
        <w:rPr>
          <w:rFonts w:cstheme="minorHAnsi"/>
          <w:b/>
          <w:bCs/>
          <w:sz w:val="24"/>
          <w:szCs w:val="24"/>
        </w:rPr>
      </w:pPr>
    </w:p>
    <w:p w14:paraId="26817749" w14:textId="77777777" w:rsidR="0028201A" w:rsidRPr="00814388" w:rsidRDefault="0028201A" w:rsidP="0028201A">
      <w:pPr>
        <w:spacing w:after="0"/>
        <w:rPr>
          <w:rFonts w:cstheme="minorHAnsi"/>
          <w:b/>
          <w:bCs/>
          <w:sz w:val="24"/>
          <w:szCs w:val="24"/>
        </w:rPr>
      </w:pPr>
      <w:r w:rsidRPr="00814388">
        <w:rPr>
          <w:rFonts w:cstheme="minorHAnsi"/>
          <w:b/>
          <w:bCs/>
          <w:sz w:val="24"/>
          <w:szCs w:val="24"/>
        </w:rPr>
        <w:t>Aprovação “AD REFERENDUM”</w:t>
      </w:r>
    </w:p>
    <w:p w14:paraId="4FC9E6F0" w14:textId="2753B5D0" w:rsidR="0028201A" w:rsidRDefault="0028201A" w:rsidP="0028201A">
      <w:pPr>
        <w:spacing w:after="0"/>
        <w:ind w:right="-142"/>
        <w:rPr>
          <w:rFonts w:cstheme="minorHAnsi"/>
          <w:sz w:val="24"/>
          <w:szCs w:val="24"/>
        </w:rPr>
      </w:pPr>
      <w:r w:rsidRPr="00814388">
        <w:rPr>
          <w:rFonts w:cstheme="minorHAnsi"/>
          <w:sz w:val="24"/>
          <w:szCs w:val="24"/>
        </w:rPr>
        <w:t>Estabelecimentos de acordo com os Itens I, II e III da Del 992/20, solicitar ao fiscal (consultar tabela</w:t>
      </w:r>
      <w:r w:rsidR="008644F2" w:rsidRPr="00814388">
        <w:rPr>
          <w:rFonts w:cstheme="minorHAnsi"/>
          <w:sz w:val="24"/>
          <w:szCs w:val="24"/>
        </w:rPr>
        <w:t xml:space="preserve"> própria</w:t>
      </w:r>
      <w:r w:rsidRPr="00814388">
        <w:rPr>
          <w:rFonts w:cstheme="minorHAnsi"/>
          <w:sz w:val="24"/>
          <w:szCs w:val="24"/>
        </w:rPr>
        <w:t>) análise para aprovação “AD REFFERENDUM”</w:t>
      </w:r>
      <w:r w:rsidR="008644F2" w:rsidRPr="00814388">
        <w:rPr>
          <w:rFonts w:cstheme="minorHAnsi"/>
          <w:sz w:val="24"/>
          <w:szCs w:val="24"/>
        </w:rPr>
        <w:t>.</w:t>
      </w:r>
      <w:r w:rsidRPr="00814388">
        <w:rPr>
          <w:rFonts w:cstheme="minorHAnsi"/>
          <w:sz w:val="24"/>
          <w:szCs w:val="24"/>
        </w:rPr>
        <w:t xml:space="preserve"> </w:t>
      </w:r>
    </w:p>
    <w:p w14:paraId="7B703635" w14:textId="77777777" w:rsidR="00D93BE7" w:rsidRPr="00814388" w:rsidRDefault="00D93BE7" w:rsidP="0028201A">
      <w:pPr>
        <w:spacing w:after="0"/>
        <w:ind w:right="-142"/>
        <w:rPr>
          <w:rFonts w:cstheme="minorHAnsi"/>
          <w:sz w:val="24"/>
          <w:szCs w:val="24"/>
        </w:rPr>
      </w:pPr>
    </w:p>
    <w:p w14:paraId="0FAD609A" w14:textId="77777777" w:rsidR="0028201A" w:rsidRPr="00814388" w:rsidRDefault="0028201A" w:rsidP="0028201A">
      <w:pPr>
        <w:spacing w:after="0"/>
        <w:ind w:right="-142"/>
        <w:rPr>
          <w:rFonts w:cstheme="minorHAnsi"/>
          <w:b/>
          <w:bCs/>
          <w:sz w:val="24"/>
          <w:szCs w:val="24"/>
        </w:rPr>
      </w:pPr>
      <w:r w:rsidRPr="00814388">
        <w:rPr>
          <w:rFonts w:cstheme="minorHAnsi"/>
          <w:b/>
          <w:bCs/>
          <w:sz w:val="24"/>
          <w:szCs w:val="24"/>
        </w:rPr>
        <w:t xml:space="preserve">Protocolo interno </w:t>
      </w:r>
    </w:p>
    <w:p w14:paraId="095FBE81" w14:textId="77777777" w:rsidR="0028201A" w:rsidRDefault="0028201A" w:rsidP="0028201A">
      <w:pPr>
        <w:spacing w:after="0"/>
        <w:ind w:right="-142"/>
        <w:rPr>
          <w:rFonts w:cstheme="minorHAnsi"/>
          <w:sz w:val="24"/>
          <w:szCs w:val="24"/>
        </w:rPr>
      </w:pPr>
      <w:r w:rsidRPr="00814388">
        <w:rPr>
          <w:rFonts w:cstheme="minorHAnsi"/>
          <w:sz w:val="24"/>
          <w:szCs w:val="24"/>
        </w:rPr>
        <w:t>No canto inferior direito, clicar em Protocolo Interno.</w:t>
      </w:r>
    </w:p>
    <w:p w14:paraId="6FCDA034" w14:textId="77777777" w:rsidR="00D93BE7" w:rsidRPr="00814388" w:rsidRDefault="00D93BE7" w:rsidP="0028201A">
      <w:pPr>
        <w:spacing w:after="0"/>
        <w:ind w:right="-142"/>
        <w:rPr>
          <w:rFonts w:cstheme="minorHAnsi"/>
          <w:sz w:val="24"/>
          <w:szCs w:val="24"/>
        </w:rPr>
      </w:pPr>
    </w:p>
    <w:p w14:paraId="391C0413" w14:textId="77777777" w:rsidR="0028201A" w:rsidRPr="00814388" w:rsidRDefault="0028201A" w:rsidP="0028201A">
      <w:pPr>
        <w:spacing w:after="0"/>
        <w:ind w:right="-142"/>
        <w:rPr>
          <w:rFonts w:cstheme="minorHAnsi"/>
          <w:b/>
          <w:bCs/>
          <w:sz w:val="24"/>
          <w:szCs w:val="24"/>
        </w:rPr>
      </w:pPr>
      <w:r w:rsidRPr="00814388">
        <w:rPr>
          <w:rFonts w:cstheme="minorHAnsi"/>
          <w:b/>
          <w:bCs/>
          <w:sz w:val="24"/>
          <w:szCs w:val="24"/>
        </w:rPr>
        <w:t xml:space="preserve">Ocorrência </w:t>
      </w:r>
    </w:p>
    <w:p w14:paraId="02D52300" w14:textId="77777777" w:rsidR="0028201A" w:rsidRPr="00814388" w:rsidRDefault="0028201A" w:rsidP="0028201A">
      <w:pPr>
        <w:spacing w:after="0"/>
        <w:ind w:right="-142"/>
        <w:rPr>
          <w:rFonts w:cstheme="minorHAnsi"/>
          <w:sz w:val="24"/>
          <w:szCs w:val="24"/>
        </w:rPr>
      </w:pPr>
      <w:r w:rsidRPr="00814388">
        <w:rPr>
          <w:rFonts w:cstheme="minorHAnsi"/>
          <w:b/>
          <w:bCs/>
          <w:sz w:val="24"/>
          <w:szCs w:val="24"/>
        </w:rPr>
        <w:t>390</w:t>
      </w:r>
      <w:r w:rsidRPr="00814388">
        <w:rPr>
          <w:rFonts w:cstheme="minorHAnsi"/>
          <w:sz w:val="24"/>
          <w:szCs w:val="24"/>
        </w:rPr>
        <w:t xml:space="preserve"> – ANÁLISE AD REFERENDUM</w:t>
      </w:r>
    </w:p>
    <w:p w14:paraId="4C2903F4" w14:textId="655F428D" w:rsidR="00623251" w:rsidRPr="00814388" w:rsidRDefault="00623251" w:rsidP="0028201A">
      <w:pPr>
        <w:spacing w:after="0"/>
        <w:ind w:right="-142"/>
        <w:rPr>
          <w:rFonts w:cstheme="minorHAnsi"/>
          <w:b/>
          <w:bCs/>
          <w:sz w:val="24"/>
          <w:szCs w:val="24"/>
        </w:rPr>
      </w:pPr>
      <w:r w:rsidRPr="00814388">
        <w:rPr>
          <w:rFonts w:cstheme="minorHAnsi"/>
          <w:b/>
          <w:bCs/>
          <w:sz w:val="24"/>
          <w:szCs w:val="24"/>
        </w:rPr>
        <w:t>Inspeções e Protocolos</w:t>
      </w:r>
    </w:p>
    <w:p w14:paraId="4D3B404E" w14:textId="12891309" w:rsidR="00623251" w:rsidRPr="00814388" w:rsidRDefault="00623251" w:rsidP="0028201A">
      <w:pPr>
        <w:spacing w:after="0"/>
        <w:ind w:right="-142"/>
        <w:rPr>
          <w:rFonts w:cstheme="minorHAnsi"/>
          <w:sz w:val="24"/>
          <w:szCs w:val="24"/>
        </w:rPr>
      </w:pPr>
      <w:r w:rsidRPr="00814388">
        <w:rPr>
          <w:rFonts w:cstheme="minorHAnsi"/>
          <w:sz w:val="24"/>
          <w:szCs w:val="24"/>
        </w:rPr>
        <w:t>+ Protocolo – Adiciona por número;</w:t>
      </w:r>
    </w:p>
    <w:p w14:paraId="33773360" w14:textId="76EBB1ED" w:rsidR="00623251" w:rsidRPr="00814388" w:rsidRDefault="00623251" w:rsidP="0028201A">
      <w:pPr>
        <w:spacing w:after="0"/>
        <w:ind w:right="-142"/>
        <w:rPr>
          <w:rFonts w:cstheme="minorHAnsi"/>
          <w:b/>
          <w:bCs/>
          <w:sz w:val="24"/>
          <w:szCs w:val="24"/>
        </w:rPr>
      </w:pPr>
      <w:r w:rsidRPr="00814388">
        <w:rPr>
          <w:rFonts w:cstheme="minorHAnsi"/>
          <w:b/>
          <w:bCs/>
          <w:sz w:val="24"/>
          <w:szCs w:val="24"/>
        </w:rPr>
        <w:t>Evolução</w:t>
      </w:r>
      <w:r w:rsidR="008644F2" w:rsidRPr="00814388">
        <w:rPr>
          <w:rFonts w:cstheme="minorHAnsi"/>
          <w:b/>
          <w:bCs/>
          <w:sz w:val="24"/>
          <w:szCs w:val="24"/>
        </w:rPr>
        <w:t xml:space="preserve"> do Protocolo Interno</w:t>
      </w:r>
    </w:p>
    <w:p w14:paraId="32EE1DF3" w14:textId="2FAC04C1" w:rsidR="00623251" w:rsidRPr="00814388" w:rsidRDefault="00623251" w:rsidP="0028201A">
      <w:pPr>
        <w:spacing w:after="0"/>
        <w:ind w:right="-142"/>
        <w:rPr>
          <w:rFonts w:cstheme="minorHAnsi"/>
          <w:sz w:val="24"/>
          <w:szCs w:val="24"/>
        </w:rPr>
      </w:pPr>
      <w:r w:rsidRPr="00814388">
        <w:rPr>
          <w:rFonts w:cstheme="minorHAnsi"/>
          <w:sz w:val="24"/>
          <w:szCs w:val="24"/>
        </w:rPr>
        <w:lastRenderedPageBreak/>
        <w:t>Alterar Evolução – Inclui código do fiscal;</w:t>
      </w:r>
    </w:p>
    <w:p w14:paraId="7EB7796A" w14:textId="5953E4FB" w:rsidR="00623251" w:rsidRPr="00814388" w:rsidRDefault="00623251" w:rsidP="0028201A">
      <w:pPr>
        <w:spacing w:after="0"/>
        <w:ind w:right="-142"/>
        <w:rPr>
          <w:rFonts w:cstheme="minorHAnsi"/>
          <w:b/>
          <w:bCs/>
          <w:sz w:val="24"/>
          <w:szCs w:val="24"/>
        </w:rPr>
      </w:pPr>
      <w:r w:rsidRPr="00814388">
        <w:rPr>
          <w:rFonts w:cstheme="minorHAnsi"/>
          <w:b/>
          <w:bCs/>
          <w:sz w:val="24"/>
          <w:szCs w:val="24"/>
        </w:rPr>
        <w:t>Anexo</w:t>
      </w:r>
    </w:p>
    <w:p w14:paraId="2861754D" w14:textId="36E621B1" w:rsidR="00623251" w:rsidRPr="00814388" w:rsidRDefault="00623251" w:rsidP="0028201A">
      <w:pPr>
        <w:spacing w:after="0"/>
        <w:ind w:right="-142"/>
        <w:rPr>
          <w:rFonts w:cstheme="minorHAnsi"/>
          <w:sz w:val="24"/>
          <w:szCs w:val="24"/>
        </w:rPr>
      </w:pPr>
      <w:r w:rsidRPr="00814388">
        <w:rPr>
          <w:rFonts w:cstheme="minorHAnsi"/>
          <w:sz w:val="24"/>
          <w:szCs w:val="24"/>
        </w:rPr>
        <w:t>Inclui o quadro de horários</w:t>
      </w:r>
      <w:r w:rsidR="008644F2" w:rsidRPr="00814388">
        <w:rPr>
          <w:rFonts w:cstheme="minorHAnsi"/>
          <w:sz w:val="24"/>
          <w:szCs w:val="24"/>
        </w:rPr>
        <w:t xml:space="preserve"> e Salvar Protocolo Interno.</w:t>
      </w:r>
    </w:p>
    <w:p w14:paraId="187A7D15" w14:textId="77777777" w:rsidR="00623251" w:rsidRPr="00814388" w:rsidRDefault="00623251" w:rsidP="0028201A">
      <w:pPr>
        <w:spacing w:after="0"/>
        <w:ind w:right="-142"/>
        <w:rPr>
          <w:rFonts w:cstheme="minorHAnsi"/>
          <w:sz w:val="24"/>
          <w:szCs w:val="24"/>
        </w:rPr>
      </w:pPr>
    </w:p>
    <w:p w14:paraId="17041397" w14:textId="4B15C7B5" w:rsidR="0028201A" w:rsidRDefault="0028201A" w:rsidP="0028201A">
      <w:pPr>
        <w:spacing w:after="0"/>
        <w:ind w:right="-142"/>
        <w:rPr>
          <w:rFonts w:cstheme="minorHAnsi"/>
          <w:b/>
          <w:bCs/>
          <w:sz w:val="24"/>
          <w:szCs w:val="24"/>
        </w:rPr>
      </w:pPr>
      <w:r w:rsidRPr="00814388">
        <w:rPr>
          <w:rFonts w:cstheme="minorHAnsi"/>
          <w:b/>
          <w:bCs/>
          <w:sz w:val="24"/>
          <w:szCs w:val="24"/>
        </w:rPr>
        <w:t>Evolução</w:t>
      </w:r>
      <w:r w:rsidR="00623251" w:rsidRPr="00814388">
        <w:rPr>
          <w:rFonts w:cstheme="minorHAnsi"/>
          <w:b/>
          <w:bCs/>
          <w:sz w:val="24"/>
          <w:szCs w:val="24"/>
        </w:rPr>
        <w:t xml:space="preserve"> do protocolo</w:t>
      </w:r>
      <w:r w:rsidRPr="00814388">
        <w:rPr>
          <w:rFonts w:cstheme="minorHAnsi"/>
          <w:b/>
          <w:bCs/>
          <w:sz w:val="24"/>
          <w:szCs w:val="24"/>
        </w:rPr>
        <w:t>:</w:t>
      </w:r>
    </w:p>
    <w:p w14:paraId="4CFFB6DF" w14:textId="77777777" w:rsidR="000201A0" w:rsidRPr="00814388" w:rsidRDefault="000201A0" w:rsidP="0028201A">
      <w:pPr>
        <w:spacing w:after="0"/>
        <w:ind w:right="-142"/>
        <w:rPr>
          <w:rFonts w:cstheme="minorHAnsi"/>
          <w:b/>
          <w:bCs/>
          <w:sz w:val="24"/>
          <w:szCs w:val="24"/>
        </w:rPr>
      </w:pPr>
    </w:p>
    <w:p w14:paraId="12704B25" w14:textId="2FD0F60B" w:rsidR="0028201A" w:rsidRPr="00814388" w:rsidRDefault="0028201A" w:rsidP="0028201A">
      <w:pPr>
        <w:spacing w:after="0"/>
        <w:ind w:right="-142"/>
        <w:rPr>
          <w:rFonts w:cstheme="minorHAnsi"/>
          <w:sz w:val="24"/>
          <w:szCs w:val="24"/>
        </w:rPr>
      </w:pPr>
      <w:r w:rsidRPr="00814388">
        <w:rPr>
          <w:rFonts w:cstheme="minorHAnsi"/>
          <w:b/>
          <w:bCs/>
          <w:sz w:val="24"/>
          <w:szCs w:val="24"/>
        </w:rPr>
        <w:t>Ocorrência:</w:t>
      </w:r>
      <w:r w:rsidRPr="00814388">
        <w:rPr>
          <w:rFonts w:cstheme="minorHAnsi"/>
          <w:b/>
          <w:bCs/>
          <w:sz w:val="24"/>
          <w:szCs w:val="24"/>
        </w:rPr>
        <w:br/>
      </w:r>
      <w:r w:rsidRPr="00814388">
        <w:rPr>
          <w:rFonts w:cstheme="minorHAnsi"/>
          <w:sz w:val="24"/>
          <w:szCs w:val="24"/>
        </w:rPr>
        <w:t xml:space="preserve">Só será alterada em caso de o procedimento ser de </w:t>
      </w:r>
      <w:r w:rsidRPr="00295AE7">
        <w:rPr>
          <w:rFonts w:cstheme="minorHAnsi"/>
          <w:b/>
          <w:bCs/>
          <w:sz w:val="24"/>
          <w:szCs w:val="24"/>
        </w:rPr>
        <w:t>registro</w:t>
      </w:r>
      <w:r w:rsidR="008644F2" w:rsidRPr="00295AE7">
        <w:rPr>
          <w:rFonts w:cstheme="minorHAnsi"/>
          <w:b/>
          <w:bCs/>
          <w:sz w:val="24"/>
          <w:szCs w:val="24"/>
        </w:rPr>
        <w:t xml:space="preserve"> ou reabilitação</w:t>
      </w:r>
      <w:r w:rsidR="008644F2" w:rsidRPr="00814388">
        <w:rPr>
          <w:rFonts w:cstheme="minorHAnsi"/>
          <w:sz w:val="24"/>
          <w:szCs w:val="24"/>
        </w:rPr>
        <w:t xml:space="preserve"> de registro</w:t>
      </w:r>
      <w:r w:rsidRPr="00814388">
        <w:rPr>
          <w:rFonts w:cstheme="minorHAnsi"/>
          <w:sz w:val="24"/>
          <w:szCs w:val="24"/>
        </w:rPr>
        <w:t xml:space="preserve"> de empresa.</w:t>
      </w:r>
    </w:p>
    <w:p w14:paraId="6811BCDF" w14:textId="77777777" w:rsidR="006B4A0E" w:rsidRDefault="006B4A0E" w:rsidP="0028201A">
      <w:pPr>
        <w:spacing w:after="0"/>
        <w:ind w:right="-142"/>
        <w:rPr>
          <w:rFonts w:cstheme="minorHAnsi"/>
          <w:sz w:val="24"/>
          <w:szCs w:val="24"/>
          <w:shd w:val="clear" w:color="auto" w:fill="FFFFFF"/>
        </w:rPr>
      </w:pPr>
    </w:p>
    <w:p w14:paraId="78FF8243" w14:textId="3239A23D" w:rsidR="0028201A" w:rsidRPr="00814388" w:rsidRDefault="0028201A" w:rsidP="0028201A">
      <w:pPr>
        <w:spacing w:after="0"/>
        <w:ind w:right="-142"/>
        <w:rPr>
          <w:rFonts w:cstheme="minorHAnsi"/>
          <w:sz w:val="24"/>
          <w:szCs w:val="24"/>
        </w:rPr>
      </w:pPr>
      <w:r w:rsidRPr="00814388">
        <w:rPr>
          <w:rFonts w:cstheme="minorHAnsi"/>
          <w:sz w:val="24"/>
          <w:szCs w:val="24"/>
          <w:shd w:val="clear" w:color="auto" w:fill="FFFFFF"/>
        </w:rPr>
        <w:t>Alterar</w:t>
      </w:r>
      <w:r w:rsidR="008272DF">
        <w:rPr>
          <w:rFonts w:cstheme="minorHAnsi"/>
          <w:sz w:val="24"/>
          <w:szCs w:val="24"/>
          <w:shd w:val="clear" w:color="auto" w:fill="FFFFFF"/>
        </w:rPr>
        <w:t xml:space="preserve"> o protocolo</w:t>
      </w:r>
      <w:r w:rsidRPr="00814388">
        <w:rPr>
          <w:rFonts w:cstheme="minorHAnsi"/>
          <w:sz w:val="24"/>
          <w:szCs w:val="24"/>
          <w:shd w:val="clear" w:color="auto" w:fill="FFFFFF"/>
        </w:rPr>
        <w:t xml:space="preserve"> para </w:t>
      </w:r>
      <w:r w:rsidRPr="00814388">
        <w:rPr>
          <w:rFonts w:cstheme="minorHAnsi"/>
          <w:sz w:val="24"/>
          <w:szCs w:val="24"/>
          <w:shd w:val="clear" w:color="auto" w:fill="FFFFFF"/>
        </w:rPr>
        <w:sym w:font="Wingdings" w:char="F0E0"/>
      </w:r>
      <w:r w:rsidRPr="00814388">
        <w:rPr>
          <w:rFonts w:cstheme="minorHAnsi"/>
          <w:sz w:val="24"/>
          <w:szCs w:val="24"/>
        </w:rPr>
        <w:t xml:space="preserve"> 16 – REQUER REGISTRO – PESSOA JURÍDICA.</w:t>
      </w:r>
    </w:p>
    <w:p w14:paraId="6CBB9D4C" w14:textId="5BF34C0D" w:rsidR="008644F2" w:rsidRPr="00814388" w:rsidRDefault="008644F2" w:rsidP="008644F2">
      <w:pPr>
        <w:spacing w:after="0"/>
        <w:ind w:right="-142"/>
        <w:rPr>
          <w:rFonts w:cstheme="minorHAnsi"/>
          <w:sz w:val="24"/>
          <w:szCs w:val="24"/>
        </w:rPr>
      </w:pPr>
      <w:r w:rsidRPr="00814388">
        <w:rPr>
          <w:rFonts w:cstheme="minorHAnsi"/>
          <w:sz w:val="24"/>
          <w:szCs w:val="24"/>
        </w:rPr>
        <w:t>Alterar</w:t>
      </w:r>
      <w:r w:rsidR="008272DF">
        <w:rPr>
          <w:rFonts w:cstheme="minorHAnsi"/>
          <w:sz w:val="24"/>
          <w:szCs w:val="24"/>
        </w:rPr>
        <w:t xml:space="preserve"> o protocolo</w:t>
      </w:r>
      <w:r w:rsidRPr="00814388">
        <w:rPr>
          <w:rFonts w:cstheme="minorHAnsi"/>
          <w:sz w:val="24"/>
          <w:szCs w:val="24"/>
        </w:rPr>
        <w:t xml:space="preserve"> para </w:t>
      </w:r>
      <w:r w:rsidRPr="00814388">
        <w:rPr>
          <w:rFonts w:cstheme="minorHAnsi"/>
          <w:sz w:val="24"/>
          <w:szCs w:val="24"/>
        </w:rPr>
        <w:sym w:font="Wingdings" w:char="F0E0"/>
      </w:r>
      <w:r w:rsidRPr="00814388">
        <w:rPr>
          <w:rFonts w:cstheme="minorHAnsi"/>
          <w:sz w:val="24"/>
          <w:szCs w:val="24"/>
        </w:rPr>
        <w:t xml:space="preserve"> 17 – REQUER REABILITAÇÃO DE REGISTRO – PJ.</w:t>
      </w:r>
    </w:p>
    <w:p w14:paraId="312444EA" w14:textId="77777777" w:rsidR="008644F2" w:rsidRPr="00814388" w:rsidRDefault="008644F2" w:rsidP="008644F2">
      <w:pPr>
        <w:spacing w:after="0"/>
        <w:ind w:right="-142"/>
        <w:rPr>
          <w:rFonts w:cstheme="minorHAnsi"/>
          <w:sz w:val="24"/>
          <w:szCs w:val="24"/>
        </w:rPr>
      </w:pPr>
    </w:p>
    <w:p w14:paraId="7D352A8A" w14:textId="77777777" w:rsidR="0028201A" w:rsidRPr="00814388" w:rsidRDefault="0028201A" w:rsidP="0028201A">
      <w:pPr>
        <w:spacing w:after="0"/>
        <w:ind w:right="-142"/>
        <w:rPr>
          <w:rFonts w:cstheme="minorHAnsi"/>
          <w:b/>
          <w:bCs/>
          <w:sz w:val="24"/>
          <w:szCs w:val="24"/>
        </w:rPr>
      </w:pPr>
      <w:r w:rsidRPr="00814388">
        <w:rPr>
          <w:rFonts w:cstheme="minorHAnsi"/>
          <w:b/>
          <w:bCs/>
          <w:sz w:val="24"/>
          <w:szCs w:val="24"/>
        </w:rPr>
        <w:t>Dados do Protocolo:</w:t>
      </w:r>
    </w:p>
    <w:p w14:paraId="7BADE70A" w14:textId="77777777" w:rsidR="0028201A" w:rsidRPr="00814388" w:rsidRDefault="0028201A" w:rsidP="0028201A">
      <w:pPr>
        <w:spacing w:after="0"/>
        <w:ind w:right="-142"/>
        <w:rPr>
          <w:rFonts w:cstheme="minorHAnsi"/>
          <w:sz w:val="24"/>
          <w:szCs w:val="24"/>
        </w:rPr>
      </w:pPr>
      <w:r w:rsidRPr="00814388">
        <w:rPr>
          <w:rFonts w:cstheme="minorHAnsi"/>
          <w:sz w:val="24"/>
          <w:szCs w:val="24"/>
        </w:rPr>
        <w:t xml:space="preserve">Incluir o(s) nome(s) do(os) profissional(ais) e o PA(s). </w:t>
      </w:r>
    </w:p>
    <w:p w14:paraId="59857506" w14:textId="77777777" w:rsidR="0028201A" w:rsidRPr="00814388" w:rsidRDefault="0028201A" w:rsidP="0028201A">
      <w:pPr>
        <w:spacing w:after="0"/>
        <w:ind w:right="-142"/>
        <w:rPr>
          <w:rFonts w:cstheme="minorHAnsi"/>
          <w:sz w:val="24"/>
          <w:szCs w:val="24"/>
        </w:rPr>
      </w:pPr>
      <w:r w:rsidRPr="00814388">
        <w:rPr>
          <w:rFonts w:cstheme="minorHAnsi"/>
          <w:sz w:val="24"/>
          <w:szCs w:val="24"/>
        </w:rPr>
        <w:t>Se houver outro procedimento no mesmo protocolo, deverá incluir – o procedimento e incluir o(s) nome(s) do(os) profissional(ais) e o PA(s).</w:t>
      </w:r>
    </w:p>
    <w:p w14:paraId="6FE753E6" w14:textId="77777777" w:rsidR="0028201A" w:rsidRPr="00814388" w:rsidRDefault="0028201A" w:rsidP="0028201A">
      <w:pPr>
        <w:autoSpaceDE w:val="0"/>
        <w:autoSpaceDN w:val="0"/>
        <w:adjustRightInd w:val="0"/>
        <w:spacing w:after="0"/>
        <w:rPr>
          <w:rFonts w:cstheme="minorHAnsi"/>
          <w:b/>
          <w:bCs/>
          <w:color w:val="000000"/>
          <w:sz w:val="24"/>
          <w:szCs w:val="24"/>
          <w:u w:val="single"/>
        </w:rPr>
      </w:pPr>
    </w:p>
    <w:p w14:paraId="188A8DE7" w14:textId="441BB92A" w:rsidR="0028201A" w:rsidRPr="00814388" w:rsidRDefault="0028201A" w:rsidP="0028201A">
      <w:pPr>
        <w:autoSpaceDE w:val="0"/>
        <w:autoSpaceDN w:val="0"/>
        <w:adjustRightInd w:val="0"/>
        <w:spacing w:after="0"/>
        <w:rPr>
          <w:rFonts w:cstheme="minorHAnsi"/>
          <w:b/>
          <w:bCs/>
          <w:color w:val="000000"/>
          <w:sz w:val="24"/>
          <w:szCs w:val="24"/>
          <w:u w:val="single"/>
        </w:rPr>
      </w:pPr>
      <w:r w:rsidRPr="00814388">
        <w:rPr>
          <w:rFonts w:cstheme="minorHAnsi"/>
          <w:b/>
          <w:bCs/>
          <w:color w:val="000000"/>
          <w:sz w:val="24"/>
          <w:szCs w:val="24"/>
          <w:u w:val="single"/>
        </w:rPr>
        <w:t xml:space="preserve">Evolução </w:t>
      </w:r>
      <w:r w:rsidR="00607A1E">
        <w:rPr>
          <w:rFonts w:cstheme="minorHAnsi"/>
          <w:b/>
          <w:bCs/>
          <w:color w:val="000000"/>
          <w:sz w:val="24"/>
          <w:szCs w:val="24"/>
          <w:u w:val="single"/>
        </w:rPr>
        <w:t xml:space="preserve">com e </w:t>
      </w:r>
      <w:r w:rsidRPr="00814388">
        <w:rPr>
          <w:rFonts w:cstheme="minorHAnsi"/>
          <w:b/>
          <w:bCs/>
          <w:color w:val="000000"/>
          <w:sz w:val="24"/>
          <w:szCs w:val="24"/>
          <w:u w:val="single"/>
        </w:rPr>
        <w:t>sem AD</w:t>
      </w:r>
    </w:p>
    <w:p w14:paraId="16728766" w14:textId="366A8B49" w:rsidR="0028201A" w:rsidRPr="00814388" w:rsidRDefault="0028201A" w:rsidP="0028201A">
      <w:pPr>
        <w:autoSpaceDE w:val="0"/>
        <w:autoSpaceDN w:val="0"/>
        <w:adjustRightInd w:val="0"/>
        <w:spacing w:after="0"/>
        <w:rPr>
          <w:rFonts w:cstheme="minorHAnsi"/>
          <w:b/>
          <w:bCs/>
          <w:color w:val="FF0000"/>
          <w:sz w:val="24"/>
          <w:szCs w:val="24"/>
        </w:rPr>
      </w:pPr>
      <w:r w:rsidRPr="00814388">
        <w:rPr>
          <w:rFonts w:cstheme="minorHAnsi"/>
          <w:b/>
          <w:bCs/>
          <w:color w:val="000000"/>
          <w:sz w:val="24"/>
          <w:szCs w:val="24"/>
        </w:rPr>
        <w:t>Local da evolução</w:t>
      </w:r>
      <w:r w:rsidRPr="00814388">
        <w:rPr>
          <w:rFonts w:cstheme="minorHAnsi"/>
          <w:b/>
          <w:bCs/>
          <w:color w:val="000000"/>
          <w:sz w:val="24"/>
          <w:szCs w:val="24"/>
        </w:rPr>
        <w:sym w:font="Wingdings" w:char="F0E0"/>
      </w:r>
      <w:r w:rsidRPr="00814388">
        <w:rPr>
          <w:rFonts w:cstheme="minorHAnsi"/>
          <w:b/>
          <w:bCs/>
          <w:color w:val="000000"/>
          <w:sz w:val="24"/>
          <w:szCs w:val="24"/>
        </w:rPr>
        <w:t xml:space="preserve"> </w:t>
      </w:r>
      <w:r w:rsidR="00607A1E">
        <w:rPr>
          <w:rFonts w:cstheme="minorHAnsi"/>
          <w:sz w:val="24"/>
          <w:szCs w:val="24"/>
        </w:rPr>
        <w:t>45</w:t>
      </w:r>
      <w:r w:rsidRPr="00814388">
        <w:rPr>
          <w:rFonts w:cstheme="minorHAnsi"/>
          <w:sz w:val="24"/>
          <w:szCs w:val="24"/>
        </w:rPr>
        <w:t xml:space="preserve"> – Cadastro PJ – Processo sem AD;</w:t>
      </w:r>
    </w:p>
    <w:p w14:paraId="42C11B89" w14:textId="77777777" w:rsidR="0028201A" w:rsidRPr="00814388" w:rsidRDefault="0028201A" w:rsidP="0028201A">
      <w:pPr>
        <w:autoSpaceDE w:val="0"/>
        <w:autoSpaceDN w:val="0"/>
        <w:adjustRightInd w:val="0"/>
        <w:spacing w:after="0"/>
        <w:rPr>
          <w:rFonts w:cstheme="minorHAnsi"/>
          <w:b/>
          <w:bCs/>
          <w:sz w:val="24"/>
          <w:szCs w:val="24"/>
        </w:rPr>
      </w:pPr>
      <w:r w:rsidRPr="00814388">
        <w:rPr>
          <w:rFonts w:cstheme="minorHAnsi"/>
          <w:b/>
          <w:bCs/>
          <w:sz w:val="24"/>
          <w:szCs w:val="24"/>
        </w:rPr>
        <w:t xml:space="preserve">Situação </w:t>
      </w:r>
      <w:r w:rsidRPr="00814388">
        <w:rPr>
          <w:rFonts w:cstheme="minorHAnsi"/>
          <w:b/>
          <w:bCs/>
          <w:sz w:val="24"/>
          <w:szCs w:val="24"/>
        </w:rPr>
        <w:sym w:font="Wingdings" w:char="F0E0"/>
      </w:r>
      <w:r w:rsidRPr="00814388">
        <w:rPr>
          <w:rFonts w:cstheme="minorHAnsi"/>
          <w:b/>
          <w:bCs/>
          <w:sz w:val="24"/>
          <w:szCs w:val="24"/>
        </w:rPr>
        <w:t xml:space="preserve"> </w:t>
      </w:r>
      <w:r w:rsidRPr="00814388">
        <w:rPr>
          <w:rFonts w:cstheme="minorHAnsi"/>
          <w:sz w:val="24"/>
          <w:szCs w:val="24"/>
        </w:rPr>
        <w:t>1- Em andamento</w:t>
      </w:r>
      <w:r w:rsidRPr="00814388">
        <w:rPr>
          <w:rFonts w:cstheme="minorHAnsi"/>
          <w:b/>
          <w:bCs/>
          <w:sz w:val="24"/>
          <w:szCs w:val="24"/>
        </w:rPr>
        <w:t>;</w:t>
      </w:r>
    </w:p>
    <w:p w14:paraId="054A3B8D" w14:textId="77777777" w:rsidR="0028201A" w:rsidRPr="00814388" w:rsidRDefault="0028201A" w:rsidP="0028201A">
      <w:pPr>
        <w:autoSpaceDE w:val="0"/>
        <w:autoSpaceDN w:val="0"/>
        <w:adjustRightInd w:val="0"/>
        <w:spacing w:after="0"/>
        <w:rPr>
          <w:rFonts w:cstheme="minorHAnsi"/>
          <w:color w:val="FF0000"/>
          <w:sz w:val="24"/>
          <w:szCs w:val="24"/>
        </w:rPr>
      </w:pPr>
      <w:r w:rsidRPr="00814388">
        <w:rPr>
          <w:rFonts w:cstheme="minorHAnsi"/>
          <w:b/>
          <w:bCs/>
          <w:sz w:val="24"/>
          <w:szCs w:val="24"/>
        </w:rPr>
        <w:t>Julgamento</w:t>
      </w:r>
      <w:r w:rsidRPr="00814388">
        <w:rPr>
          <w:rFonts w:cstheme="minorHAnsi"/>
          <w:b/>
          <w:bCs/>
          <w:sz w:val="24"/>
          <w:szCs w:val="24"/>
        </w:rPr>
        <w:sym w:font="Wingdings" w:char="F0E0"/>
      </w:r>
      <w:r w:rsidRPr="00814388">
        <w:rPr>
          <w:rFonts w:cstheme="minorHAnsi"/>
          <w:b/>
          <w:bCs/>
          <w:sz w:val="24"/>
          <w:szCs w:val="24"/>
        </w:rPr>
        <w:t xml:space="preserve"> </w:t>
      </w:r>
      <w:r w:rsidRPr="00814388">
        <w:rPr>
          <w:rFonts w:cstheme="minorHAnsi"/>
          <w:sz w:val="24"/>
          <w:szCs w:val="24"/>
        </w:rPr>
        <w:t>27 – Para conferência;</w:t>
      </w:r>
      <w:r w:rsidRPr="00814388">
        <w:rPr>
          <w:rFonts w:cstheme="minorHAnsi"/>
          <w:b/>
          <w:bCs/>
          <w:sz w:val="24"/>
          <w:szCs w:val="24"/>
        </w:rPr>
        <w:t xml:space="preserve"> </w:t>
      </w:r>
    </w:p>
    <w:p w14:paraId="0BDB4F77" w14:textId="77777777" w:rsidR="0028201A" w:rsidRPr="00814388" w:rsidRDefault="0028201A" w:rsidP="0028201A">
      <w:pPr>
        <w:autoSpaceDE w:val="0"/>
        <w:autoSpaceDN w:val="0"/>
        <w:adjustRightInd w:val="0"/>
        <w:spacing w:after="0"/>
        <w:rPr>
          <w:rFonts w:cstheme="minorHAnsi"/>
          <w:color w:val="FF0000"/>
          <w:sz w:val="24"/>
          <w:szCs w:val="24"/>
        </w:rPr>
      </w:pPr>
      <w:r w:rsidRPr="00814388">
        <w:rPr>
          <w:rFonts w:cstheme="minorHAnsi"/>
          <w:b/>
          <w:bCs/>
          <w:sz w:val="24"/>
          <w:szCs w:val="24"/>
        </w:rPr>
        <w:t xml:space="preserve">Usuário </w:t>
      </w:r>
      <w:r w:rsidRPr="00814388">
        <w:rPr>
          <w:rFonts w:cstheme="minorHAnsi"/>
          <w:b/>
          <w:bCs/>
          <w:sz w:val="24"/>
          <w:szCs w:val="24"/>
        </w:rPr>
        <w:sym w:font="Wingdings" w:char="F0E0"/>
      </w:r>
      <w:r w:rsidRPr="00814388">
        <w:rPr>
          <w:rFonts w:cstheme="minorHAnsi"/>
          <w:b/>
          <w:bCs/>
          <w:sz w:val="24"/>
          <w:szCs w:val="24"/>
        </w:rPr>
        <w:t xml:space="preserve"> </w:t>
      </w:r>
      <w:r w:rsidRPr="00814388">
        <w:rPr>
          <w:rFonts w:cstheme="minorHAnsi"/>
          <w:sz w:val="24"/>
          <w:szCs w:val="24"/>
        </w:rPr>
        <w:t xml:space="preserve">255 – </w:t>
      </w:r>
      <w:proofErr w:type="spellStart"/>
      <w:r w:rsidRPr="00814388">
        <w:rPr>
          <w:rFonts w:cstheme="minorHAnsi"/>
          <w:sz w:val="24"/>
          <w:szCs w:val="24"/>
        </w:rPr>
        <w:t>Melany</w:t>
      </w:r>
      <w:proofErr w:type="spellEnd"/>
      <w:r w:rsidRPr="00814388">
        <w:rPr>
          <w:rFonts w:cstheme="minorHAnsi"/>
          <w:sz w:val="24"/>
          <w:szCs w:val="24"/>
        </w:rPr>
        <w:t xml:space="preserve"> Caroline de Souza Ribeiro.</w:t>
      </w:r>
    </w:p>
    <w:p w14:paraId="2C1021AE" w14:textId="77777777" w:rsidR="007766B4" w:rsidRPr="00814388" w:rsidRDefault="007766B4" w:rsidP="0028201A">
      <w:pPr>
        <w:autoSpaceDE w:val="0"/>
        <w:autoSpaceDN w:val="0"/>
        <w:adjustRightInd w:val="0"/>
        <w:spacing w:after="0"/>
        <w:rPr>
          <w:rFonts w:cstheme="minorHAnsi"/>
          <w:b/>
          <w:bCs/>
          <w:color w:val="000000"/>
          <w:sz w:val="24"/>
          <w:szCs w:val="24"/>
          <w:u w:val="single"/>
        </w:rPr>
      </w:pPr>
    </w:p>
    <w:p w14:paraId="1C0FD413" w14:textId="77777777" w:rsidR="00FF0577" w:rsidRPr="00814388" w:rsidRDefault="00FF0577" w:rsidP="0028201A">
      <w:pPr>
        <w:autoSpaceDE w:val="0"/>
        <w:autoSpaceDN w:val="0"/>
        <w:adjustRightInd w:val="0"/>
        <w:spacing w:after="0"/>
        <w:rPr>
          <w:rFonts w:cstheme="minorHAnsi"/>
          <w:b/>
          <w:bCs/>
          <w:sz w:val="24"/>
          <w:szCs w:val="24"/>
        </w:rPr>
      </w:pPr>
    </w:p>
    <w:p w14:paraId="23F4B127" w14:textId="0E195EC0" w:rsidR="007766B4" w:rsidRPr="00814388" w:rsidRDefault="0028201A" w:rsidP="0028201A">
      <w:pPr>
        <w:autoSpaceDE w:val="0"/>
        <w:autoSpaceDN w:val="0"/>
        <w:adjustRightInd w:val="0"/>
        <w:spacing w:after="0"/>
        <w:rPr>
          <w:rFonts w:cstheme="minorHAnsi"/>
          <w:b/>
          <w:bCs/>
          <w:sz w:val="24"/>
          <w:szCs w:val="24"/>
        </w:rPr>
      </w:pPr>
      <w:r w:rsidRPr="00814388">
        <w:rPr>
          <w:rFonts w:cstheme="minorHAnsi"/>
          <w:b/>
          <w:bCs/>
          <w:sz w:val="24"/>
          <w:szCs w:val="24"/>
        </w:rPr>
        <w:t xml:space="preserve">Para salvar em </w:t>
      </w:r>
      <w:r w:rsidR="007766B4" w:rsidRPr="00814388">
        <w:rPr>
          <w:rFonts w:cstheme="minorHAnsi"/>
          <w:b/>
          <w:bCs/>
          <w:sz w:val="24"/>
          <w:szCs w:val="24"/>
        </w:rPr>
        <w:t>Intranet - Novo</w:t>
      </w:r>
      <w:r w:rsidRPr="00814388">
        <w:rPr>
          <w:rFonts w:cstheme="minorHAnsi"/>
          <w:b/>
          <w:bCs/>
          <w:sz w:val="24"/>
          <w:szCs w:val="24"/>
        </w:rPr>
        <w:t xml:space="preserve"> GED:</w:t>
      </w:r>
    </w:p>
    <w:p w14:paraId="22B9E811" w14:textId="0E145544" w:rsidR="0028201A" w:rsidRPr="00814388" w:rsidRDefault="0028201A" w:rsidP="007766B4">
      <w:pPr>
        <w:autoSpaceDE w:val="0"/>
        <w:autoSpaceDN w:val="0"/>
        <w:adjustRightInd w:val="0"/>
        <w:spacing w:after="0"/>
        <w:rPr>
          <w:rFonts w:cstheme="minorHAnsi"/>
          <w:sz w:val="24"/>
          <w:szCs w:val="24"/>
        </w:rPr>
      </w:pPr>
      <w:r w:rsidRPr="00814388">
        <w:rPr>
          <w:rFonts w:cstheme="minorHAnsi"/>
          <w:sz w:val="24"/>
          <w:szCs w:val="24"/>
        </w:rPr>
        <w:t xml:space="preserve">O documento (cópia do protocolo no CRF em casa e cópia do termo de compromisso da empresa) deverá ser salvo com o nome “Ingresso Responsabilidade </w:t>
      </w:r>
      <w:r w:rsidR="00280EDA" w:rsidRPr="00814388">
        <w:rPr>
          <w:rFonts w:cstheme="minorHAnsi"/>
          <w:sz w:val="24"/>
          <w:szCs w:val="24"/>
        </w:rPr>
        <w:t xml:space="preserve">Técnica </w:t>
      </w:r>
      <w:r w:rsidRPr="00814388">
        <w:rPr>
          <w:rFonts w:cstheme="minorHAnsi"/>
          <w:sz w:val="24"/>
          <w:szCs w:val="24"/>
        </w:rPr>
        <w:t>Protocolo n.º ...............”. Se o procedimento for 01 ingresso com 01 alteração de horário ou modalidade por exemplo, deverá salvar novamente com o nome do protocolo de acordo com o procedimento “Alteração de Horário Protocolo n.º ...............” ou “Alteração de Modalidade Protocolo n.º .................” e salvar na pasta correspondente.</w:t>
      </w:r>
    </w:p>
    <w:p w14:paraId="51089FA1" w14:textId="77777777" w:rsidR="0028201A" w:rsidRDefault="0028201A" w:rsidP="0028201A">
      <w:pPr>
        <w:autoSpaceDE w:val="0"/>
        <w:autoSpaceDN w:val="0"/>
        <w:adjustRightInd w:val="0"/>
        <w:spacing w:after="0"/>
        <w:rPr>
          <w:rFonts w:cstheme="minorHAnsi"/>
          <w:sz w:val="24"/>
          <w:szCs w:val="24"/>
        </w:rPr>
      </w:pPr>
      <w:r w:rsidRPr="00814388">
        <w:rPr>
          <w:rFonts w:cstheme="minorHAnsi"/>
          <w:sz w:val="24"/>
          <w:szCs w:val="24"/>
        </w:rPr>
        <w:t>Caso tenha mais de um profissional, deverá salvar o mesmo arquivo para cada profissional.</w:t>
      </w:r>
    </w:p>
    <w:p w14:paraId="70BD6873" w14:textId="77777777" w:rsidR="006B4A0E" w:rsidRPr="00814388" w:rsidRDefault="006B4A0E" w:rsidP="0028201A">
      <w:pPr>
        <w:autoSpaceDE w:val="0"/>
        <w:autoSpaceDN w:val="0"/>
        <w:adjustRightInd w:val="0"/>
        <w:spacing w:after="0"/>
        <w:rPr>
          <w:rFonts w:cstheme="minorHAnsi"/>
          <w:sz w:val="24"/>
          <w:szCs w:val="24"/>
        </w:rPr>
      </w:pPr>
    </w:p>
    <w:p w14:paraId="52E0B9F4" w14:textId="77777777" w:rsidR="0028201A" w:rsidRDefault="0028201A" w:rsidP="0028201A">
      <w:pPr>
        <w:autoSpaceDE w:val="0"/>
        <w:autoSpaceDN w:val="0"/>
        <w:adjustRightInd w:val="0"/>
        <w:spacing w:after="0"/>
        <w:rPr>
          <w:rFonts w:cstheme="minorHAnsi"/>
          <w:sz w:val="24"/>
          <w:szCs w:val="24"/>
          <w:u w:val="single"/>
        </w:rPr>
      </w:pPr>
      <w:r w:rsidRPr="006B4A0E">
        <w:rPr>
          <w:rFonts w:cstheme="minorHAnsi"/>
          <w:b/>
          <w:bCs/>
          <w:color w:val="FF0000"/>
          <w:sz w:val="24"/>
          <w:szCs w:val="24"/>
          <w:u w:val="single"/>
        </w:rPr>
        <w:t>**Somente no processo de registro</w:t>
      </w:r>
      <w:r w:rsidRPr="006B4A0E">
        <w:rPr>
          <w:rFonts w:cstheme="minorHAnsi"/>
          <w:color w:val="FF0000"/>
          <w:sz w:val="24"/>
          <w:szCs w:val="24"/>
          <w:u w:val="single"/>
        </w:rPr>
        <w:t xml:space="preserve"> </w:t>
      </w:r>
      <w:r w:rsidRPr="00814388">
        <w:rPr>
          <w:rFonts w:cstheme="minorHAnsi"/>
          <w:sz w:val="24"/>
          <w:szCs w:val="24"/>
          <w:u w:val="single"/>
        </w:rPr>
        <w:t>de empresa todos os documentos do protocolo no CRF em casa deverão ser salvos no GED.</w:t>
      </w:r>
    </w:p>
    <w:p w14:paraId="67C9EA34" w14:textId="77777777" w:rsidR="00741E5E" w:rsidRPr="00741E5E" w:rsidRDefault="00741E5E" w:rsidP="0028201A">
      <w:pPr>
        <w:autoSpaceDE w:val="0"/>
        <w:autoSpaceDN w:val="0"/>
        <w:adjustRightInd w:val="0"/>
        <w:spacing w:after="0"/>
        <w:rPr>
          <w:rFonts w:cstheme="minorHAnsi"/>
          <w:sz w:val="24"/>
          <w:szCs w:val="24"/>
        </w:rPr>
      </w:pPr>
    </w:p>
    <w:p w14:paraId="2B953434" w14:textId="2862E9E3" w:rsidR="00741E5E" w:rsidRPr="00741E5E" w:rsidRDefault="00741E5E" w:rsidP="0028201A">
      <w:pPr>
        <w:autoSpaceDE w:val="0"/>
        <w:autoSpaceDN w:val="0"/>
        <w:adjustRightInd w:val="0"/>
        <w:spacing w:after="0"/>
        <w:rPr>
          <w:rFonts w:cstheme="minorHAnsi"/>
          <w:sz w:val="24"/>
          <w:szCs w:val="24"/>
        </w:rPr>
      </w:pPr>
      <w:r w:rsidRPr="00741E5E">
        <w:rPr>
          <w:rFonts w:cstheme="minorHAnsi"/>
          <w:sz w:val="24"/>
          <w:szCs w:val="24"/>
        </w:rPr>
        <w:t>Q</w:t>
      </w:r>
      <w:r>
        <w:rPr>
          <w:rFonts w:cstheme="minorHAnsi"/>
          <w:sz w:val="24"/>
          <w:szCs w:val="24"/>
        </w:rPr>
        <w:t xml:space="preserve">uando for </w:t>
      </w:r>
      <w:r w:rsidRPr="00B811CF">
        <w:rPr>
          <w:rFonts w:cstheme="minorHAnsi"/>
          <w:b/>
          <w:bCs/>
          <w:sz w:val="24"/>
          <w:szCs w:val="24"/>
        </w:rPr>
        <w:t>REGISTRO</w:t>
      </w:r>
      <w:r>
        <w:rPr>
          <w:rFonts w:cstheme="minorHAnsi"/>
          <w:sz w:val="24"/>
          <w:szCs w:val="24"/>
        </w:rPr>
        <w:t xml:space="preserve"> salvar todos os documentos para todos os profissionais ingressantes, com tipo de arquivo: REQUER REGISTRO - PJ</w:t>
      </w:r>
    </w:p>
    <w:p w14:paraId="5347CF24" w14:textId="77777777" w:rsidR="007766B4" w:rsidRPr="00814388" w:rsidRDefault="007766B4" w:rsidP="0028201A">
      <w:pPr>
        <w:autoSpaceDE w:val="0"/>
        <w:autoSpaceDN w:val="0"/>
        <w:adjustRightInd w:val="0"/>
        <w:spacing w:after="0"/>
        <w:rPr>
          <w:rFonts w:cstheme="minorHAnsi"/>
          <w:sz w:val="24"/>
          <w:szCs w:val="24"/>
          <w:u w:val="single"/>
        </w:rPr>
      </w:pPr>
    </w:p>
    <w:p w14:paraId="3D28450A" w14:textId="180C5D73" w:rsidR="007766B4" w:rsidRPr="00814388" w:rsidRDefault="007766B4" w:rsidP="0028201A">
      <w:pPr>
        <w:autoSpaceDE w:val="0"/>
        <w:autoSpaceDN w:val="0"/>
        <w:adjustRightInd w:val="0"/>
        <w:spacing w:after="0"/>
        <w:rPr>
          <w:rFonts w:cstheme="minorHAnsi"/>
          <w:sz w:val="24"/>
          <w:szCs w:val="24"/>
        </w:rPr>
      </w:pPr>
      <w:r w:rsidRPr="00814388">
        <w:rPr>
          <w:rFonts w:cstheme="minorHAnsi"/>
          <w:sz w:val="24"/>
          <w:szCs w:val="24"/>
        </w:rPr>
        <w:t xml:space="preserve">Na Intranet, clicar em Novo </w:t>
      </w:r>
      <w:proofErr w:type="spellStart"/>
      <w:r w:rsidRPr="00814388">
        <w:rPr>
          <w:rFonts w:cstheme="minorHAnsi"/>
          <w:sz w:val="24"/>
          <w:szCs w:val="24"/>
        </w:rPr>
        <w:t>Ged</w:t>
      </w:r>
      <w:proofErr w:type="spellEnd"/>
      <w:r w:rsidRPr="00814388">
        <w:rPr>
          <w:rFonts w:cstheme="minorHAnsi"/>
          <w:sz w:val="24"/>
          <w:szCs w:val="24"/>
        </w:rPr>
        <w:t>.</w:t>
      </w:r>
    </w:p>
    <w:p w14:paraId="00B73956" w14:textId="4CED7449" w:rsidR="007766B4" w:rsidRPr="00814388" w:rsidRDefault="007766B4" w:rsidP="0028201A">
      <w:pPr>
        <w:autoSpaceDE w:val="0"/>
        <w:autoSpaceDN w:val="0"/>
        <w:adjustRightInd w:val="0"/>
        <w:spacing w:after="0"/>
        <w:rPr>
          <w:rFonts w:cstheme="minorHAnsi"/>
          <w:sz w:val="24"/>
          <w:szCs w:val="24"/>
        </w:rPr>
      </w:pPr>
      <w:r w:rsidRPr="00814388">
        <w:rPr>
          <w:rFonts w:cstheme="minorHAnsi"/>
          <w:sz w:val="24"/>
          <w:szCs w:val="24"/>
        </w:rPr>
        <w:t>Clicar em Adicionar Documentos.</w:t>
      </w:r>
    </w:p>
    <w:p w14:paraId="0FCEFA34" w14:textId="6FC6E286" w:rsidR="007766B4" w:rsidRPr="00814388" w:rsidRDefault="007766B4" w:rsidP="0028201A">
      <w:pPr>
        <w:autoSpaceDE w:val="0"/>
        <w:autoSpaceDN w:val="0"/>
        <w:adjustRightInd w:val="0"/>
        <w:spacing w:after="0"/>
        <w:rPr>
          <w:rFonts w:cstheme="minorHAnsi"/>
          <w:sz w:val="24"/>
          <w:szCs w:val="24"/>
        </w:rPr>
      </w:pPr>
      <w:r w:rsidRPr="00814388">
        <w:rPr>
          <w:rFonts w:cstheme="minorHAnsi"/>
          <w:sz w:val="24"/>
          <w:szCs w:val="24"/>
        </w:rPr>
        <w:t>Localização do Arquivo: procurar o documento desejado.</w:t>
      </w:r>
    </w:p>
    <w:p w14:paraId="362C9203" w14:textId="77777777" w:rsidR="005929FD" w:rsidRDefault="007766B4" w:rsidP="0028201A">
      <w:pPr>
        <w:autoSpaceDE w:val="0"/>
        <w:autoSpaceDN w:val="0"/>
        <w:adjustRightInd w:val="0"/>
        <w:spacing w:after="0"/>
        <w:rPr>
          <w:rFonts w:cstheme="minorHAnsi"/>
          <w:sz w:val="24"/>
          <w:szCs w:val="24"/>
        </w:rPr>
      </w:pPr>
      <w:r w:rsidRPr="00814388">
        <w:rPr>
          <w:rFonts w:cstheme="minorHAnsi"/>
          <w:sz w:val="24"/>
          <w:szCs w:val="24"/>
        </w:rPr>
        <w:t>Tipo de Arquivo: selecione Ingresso de Responsabilidade Técnica</w:t>
      </w:r>
    </w:p>
    <w:p w14:paraId="045A6BF3" w14:textId="094CB8AC" w:rsidR="005929FD" w:rsidRPr="005929FD" w:rsidRDefault="007766B4" w:rsidP="0028201A">
      <w:pPr>
        <w:autoSpaceDE w:val="0"/>
        <w:autoSpaceDN w:val="0"/>
        <w:adjustRightInd w:val="0"/>
        <w:spacing w:after="0"/>
        <w:rPr>
          <w:rFonts w:cstheme="minorHAnsi"/>
          <w:sz w:val="24"/>
          <w:szCs w:val="24"/>
          <w:u w:val="single"/>
        </w:rPr>
      </w:pPr>
      <w:r w:rsidRPr="00814388">
        <w:rPr>
          <w:rFonts w:cstheme="minorHAnsi"/>
          <w:sz w:val="24"/>
          <w:szCs w:val="24"/>
        </w:rPr>
        <w:t xml:space="preserve">Requer Registro – PJ </w:t>
      </w:r>
      <w:r w:rsidR="005929FD" w:rsidRPr="005929FD">
        <w:rPr>
          <w:rFonts w:cstheme="minorHAnsi"/>
          <w:sz w:val="24"/>
          <w:szCs w:val="24"/>
          <w:u w:val="single"/>
        </w:rPr>
        <w:t xml:space="preserve">ALTERAR PARA CÓD </w:t>
      </w:r>
      <w:r w:rsidR="005929FD" w:rsidRPr="00714234">
        <w:rPr>
          <w:rFonts w:cstheme="minorHAnsi"/>
          <w:sz w:val="24"/>
          <w:szCs w:val="24"/>
        </w:rPr>
        <w:t>16</w:t>
      </w:r>
      <w:r w:rsidR="00714234" w:rsidRPr="00714234">
        <w:rPr>
          <w:rFonts w:cstheme="minorHAnsi"/>
          <w:sz w:val="24"/>
          <w:szCs w:val="24"/>
        </w:rPr>
        <w:t xml:space="preserve"> (se não der certo, só salvar)</w:t>
      </w:r>
    </w:p>
    <w:p w14:paraId="4524E198" w14:textId="1BEBEF58" w:rsidR="007766B4" w:rsidRPr="00814388" w:rsidRDefault="007766B4" w:rsidP="0028201A">
      <w:pPr>
        <w:autoSpaceDE w:val="0"/>
        <w:autoSpaceDN w:val="0"/>
        <w:adjustRightInd w:val="0"/>
        <w:spacing w:after="0"/>
        <w:rPr>
          <w:rFonts w:cstheme="minorHAnsi"/>
          <w:sz w:val="24"/>
          <w:szCs w:val="24"/>
        </w:rPr>
      </w:pPr>
      <w:r w:rsidRPr="00814388">
        <w:rPr>
          <w:rFonts w:cstheme="minorHAnsi"/>
          <w:sz w:val="24"/>
          <w:szCs w:val="24"/>
        </w:rPr>
        <w:t>Requer Reabilitação de Registro – PJ.</w:t>
      </w:r>
    </w:p>
    <w:p w14:paraId="5C7DF7E6" w14:textId="77777777" w:rsidR="007766B4" w:rsidRPr="00814388" w:rsidRDefault="007766B4" w:rsidP="0028201A">
      <w:pPr>
        <w:autoSpaceDE w:val="0"/>
        <w:autoSpaceDN w:val="0"/>
        <w:adjustRightInd w:val="0"/>
        <w:spacing w:after="0"/>
        <w:rPr>
          <w:rFonts w:cstheme="minorHAnsi"/>
          <w:sz w:val="24"/>
          <w:szCs w:val="24"/>
        </w:rPr>
      </w:pPr>
      <w:r w:rsidRPr="00814388">
        <w:rPr>
          <w:rFonts w:cstheme="minorHAnsi"/>
          <w:sz w:val="24"/>
          <w:szCs w:val="24"/>
        </w:rPr>
        <w:t>Ano do documento.</w:t>
      </w:r>
    </w:p>
    <w:p w14:paraId="6FC73835" w14:textId="70B34F26" w:rsidR="007766B4" w:rsidRPr="00814388" w:rsidRDefault="007766B4" w:rsidP="0028201A">
      <w:pPr>
        <w:autoSpaceDE w:val="0"/>
        <w:autoSpaceDN w:val="0"/>
        <w:adjustRightInd w:val="0"/>
        <w:spacing w:after="0"/>
        <w:rPr>
          <w:rFonts w:cstheme="minorHAnsi"/>
          <w:sz w:val="24"/>
          <w:szCs w:val="24"/>
        </w:rPr>
      </w:pPr>
      <w:r w:rsidRPr="00814388">
        <w:rPr>
          <w:rFonts w:cstheme="minorHAnsi"/>
          <w:sz w:val="24"/>
          <w:szCs w:val="24"/>
        </w:rPr>
        <w:t>Número do Protocolo.</w:t>
      </w:r>
    </w:p>
    <w:p w14:paraId="416EA02B" w14:textId="26A6B1E6" w:rsidR="007766B4" w:rsidRPr="00814388" w:rsidRDefault="007766B4" w:rsidP="0028201A">
      <w:pPr>
        <w:autoSpaceDE w:val="0"/>
        <w:autoSpaceDN w:val="0"/>
        <w:adjustRightInd w:val="0"/>
        <w:spacing w:after="0"/>
        <w:rPr>
          <w:rFonts w:cstheme="minorHAnsi"/>
          <w:sz w:val="24"/>
          <w:szCs w:val="24"/>
        </w:rPr>
      </w:pPr>
      <w:r w:rsidRPr="00814388">
        <w:rPr>
          <w:rFonts w:cstheme="minorHAnsi"/>
          <w:sz w:val="24"/>
          <w:szCs w:val="24"/>
        </w:rPr>
        <w:t>PAP (PA do Profissional).</w:t>
      </w:r>
    </w:p>
    <w:p w14:paraId="1D4CABA0" w14:textId="4C036D42" w:rsidR="007766B4" w:rsidRPr="00814388" w:rsidRDefault="007766B4" w:rsidP="0028201A">
      <w:pPr>
        <w:autoSpaceDE w:val="0"/>
        <w:autoSpaceDN w:val="0"/>
        <w:adjustRightInd w:val="0"/>
        <w:spacing w:after="0"/>
        <w:rPr>
          <w:rFonts w:cstheme="minorHAnsi"/>
          <w:sz w:val="24"/>
          <w:szCs w:val="24"/>
        </w:rPr>
      </w:pPr>
      <w:r w:rsidRPr="00814388">
        <w:rPr>
          <w:rFonts w:cstheme="minorHAnsi"/>
          <w:sz w:val="24"/>
          <w:szCs w:val="24"/>
        </w:rPr>
        <w:lastRenderedPageBreak/>
        <w:t>PAE (PA da Empresa).</w:t>
      </w:r>
    </w:p>
    <w:p w14:paraId="124AB703" w14:textId="2DCBE516" w:rsidR="0028201A" w:rsidRPr="00814388" w:rsidRDefault="007766B4" w:rsidP="0028201A">
      <w:pPr>
        <w:autoSpaceDE w:val="0"/>
        <w:autoSpaceDN w:val="0"/>
        <w:adjustRightInd w:val="0"/>
        <w:spacing w:after="0"/>
        <w:rPr>
          <w:rFonts w:cstheme="minorHAnsi"/>
          <w:sz w:val="24"/>
          <w:szCs w:val="24"/>
        </w:rPr>
      </w:pPr>
      <w:bookmarkStart w:id="8" w:name="_Hlk112693423"/>
      <w:r w:rsidRPr="00814388">
        <w:rPr>
          <w:rFonts w:cstheme="minorHAnsi"/>
          <w:sz w:val="24"/>
          <w:szCs w:val="24"/>
        </w:rPr>
        <w:t>Salvar.</w:t>
      </w:r>
    </w:p>
    <w:p w14:paraId="575B9ABF" w14:textId="77777777" w:rsidR="0028201A" w:rsidRPr="00814388" w:rsidRDefault="0028201A" w:rsidP="0028201A">
      <w:pPr>
        <w:autoSpaceDE w:val="0"/>
        <w:autoSpaceDN w:val="0"/>
        <w:adjustRightInd w:val="0"/>
        <w:spacing w:after="0"/>
        <w:rPr>
          <w:rFonts w:cstheme="minorHAnsi"/>
          <w:b/>
          <w:bCs/>
          <w:sz w:val="24"/>
          <w:szCs w:val="24"/>
        </w:rPr>
      </w:pPr>
      <w:r w:rsidRPr="00814388">
        <w:rPr>
          <w:rFonts w:cstheme="minorHAnsi"/>
          <w:sz w:val="24"/>
          <w:szCs w:val="24"/>
        </w:rPr>
        <w:t xml:space="preserve">Quando abrir o aplicativo já aparecerá a tela de pastas do </w:t>
      </w:r>
      <w:r w:rsidRPr="00814388">
        <w:rPr>
          <w:rFonts w:cstheme="minorHAnsi"/>
          <w:b/>
          <w:bCs/>
          <w:sz w:val="24"/>
          <w:szCs w:val="24"/>
        </w:rPr>
        <w:t xml:space="preserve">CRF </w:t>
      </w:r>
      <w:r w:rsidRPr="00814388">
        <w:rPr>
          <w:rFonts w:cstheme="minorHAnsi"/>
          <w:b/>
          <w:bCs/>
          <w:sz w:val="24"/>
          <w:szCs w:val="24"/>
        </w:rPr>
        <w:sym w:font="Wingdings" w:char="F0E0"/>
      </w:r>
      <w:r w:rsidRPr="00814388">
        <w:rPr>
          <w:rFonts w:cstheme="minorHAnsi"/>
          <w:b/>
          <w:bCs/>
          <w:sz w:val="24"/>
          <w:szCs w:val="24"/>
        </w:rPr>
        <w:t xml:space="preserve"> Processos CRF</w:t>
      </w:r>
    </w:p>
    <w:p w14:paraId="704C751D" w14:textId="77777777" w:rsidR="0028201A" w:rsidRPr="00814388" w:rsidRDefault="0028201A" w:rsidP="0028201A">
      <w:pPr>
        <w:autoSpaceDE w:val="0"/>
        <w:autoSpaceDN w:val="0"/>
        <w:adjustRightInd w:val="0"/>
        <w:spacing w:after="0"/>
        <w:rPr>
          <w:rFonts w:cstheme="minorHAnsi"/>
          <w:b/>
          <w:bCs/>
          <w:sz w:val="24"/>
          <w:szCs w:val="24"/>
        </w:rPr>
      </w:pPr>
      <w:r w:rsidRPr="00814388">
        <w:rPr>
          <w:rFonts w:cstheme="minorHAnsi"/>
          <w:b/>
          <w:bCs/>
          <w:sz w:val="24"/>
          <w:szCs w:val="24"/>
        </w:rPr>
        <w:t>Criar pasta para ingresso ou registro:</w:t>
      </w:r>
    </w:p>
    <w:p w14:paraId="4035D0AC" w14:textId="77777777" w:rsidR="0028201A" w:rsidRPr="00814388" w:rsidRDefault="0028201A" w:rsidP="0028201A">
      <w:pPr>
        <w:autoSpaceDE w:val="0"/>
        <w:autoSpaceDN w:val="0"/>
        <w:adjustRightInd w:val="0"/>
        <w:spacing w:after="0"/>
        <w:rPr>
          <w:rFonts w:cstheme="minorHAnsi"/>
          <w:sz w:val="24"/>
          <w:szCs w:val="24"/>
        </w:rPr>
      </w:pPr>
      <w:r w:rsidRPr="00814388">
        <w:rPr>
          <w:rFonts w:cstheme="minorHAnsi"/>
          <w:sz w:val="24"/>
          <w:szCs w:val="24"/>
        </w:rPr>
        <w:t xml:space="preserve"> Seleciona Processos CRF </w:t>
      </w:r>
      <w:r w:rsidRPr="00814388">
        <w:rPr>
          <w:rFonts w:cstheme="minorHAnsi"/>
          <w:sz w:val="24"/>
          <w:szCs w:val="24"/>
        </w:rPr>
        <w:sym w:font="Wingdings" w:char="F0E0"/>
      </w:r>
      <w:r w:rsidRPr="00814388">
        <w:rPr>
          <w:rFonts w:cstheme="minorHAnsi"/>
          <w:sz w:val="24"/>
          <w:szCs w:val="24"/>
        </w:rPr>
        <w:t xml:space="preserve"> Empresa – Profissional </w:t>
      </w:r>
      <w:r w:rsidRPr="00814388">
        <w:rPr>
          <w:rFonts w:cstheme="minorHAnsi"/>
          <w:sz w:val="24"/>
          <w:szCs w:val="24"/>
        </w:rPr>
        <w:sym w:font="Wingdings" w:char="F0E0"/>
      </w:r>
      <w:r w:rsidRPr="00814388">
        <w:rPr>
          <w:rFonts w:cstheme="minorHAnsi"/>
          <w:sz w:val="24"/>
          <w:szCs w:val="24"/>
        </w:rPr>
        <w:t xml:space="preserve"> Nova Pasta;</w:t>
      </w:r>
    </w:p>
    <w:p w14:paraId="6B932921" w14:textId="77777777" w:rsidR="0028201A" w:rsidRPr="00814388" w:rsidRDefault="0028201A" w:rsidP="0028201A">
      <w:pPr>
        <w:autoSpaceDE w:val="0"/>
        <w:autoSpaceDN w:val="0"/>
        <w:adjustRightInd w:val="0"/>
        <w:spacing w:after="0"/>
        <w:rPr>
          <w:rFonts w:cstheme="minorHAnsi"/>
          <w:sz w:val="24"/>
          <w:szCs w:val="24"/>
        </w:rPr>
      </w:pPr>
      <w:r w:rsidRPr="00814388">
        <w:rPr>
          <w:rFonts w:cstheme="minorHAnsi"/>
          <w:b/>
          <w:bCs/>
          <w:sz w:val="24"/>
          <w:szCs w:val="24"/>
        </w:rPr>
        <w:t xml:space="preserve">1.1 </w:t>
      </w:r>
      <w:r w:rsidRPr="00814388">
        <w:rPr>
          <w:rFonts w:cstheme="minorHAnsi"/>
          <w:sz w:val="24"/>
          <w:szCs w:val="24"/>
        </w:rPr>
        <w:t>Nomear a pasta Empresa – Profissional (PA empresa) (PA profissional);</w:t>
      </w:r>
    </w:p>
    <w:bookmarkEnd w:id="8"/>
    <w:p w14:paraId="079DBE3E" w14:textId="77777777" w:rsidR="0028201A" w:rsidRPr="00814388" w:rsidRDefault="0028201A" w:rsidP="0028201A">
      <w:pPr>
        <w:autoSpaceDE w:val="0"/>
        <w:autoSpaceDN w:val="0"/>
        <w:adjustRightInd w:val="0"/>
        <w:spacing w:after="0" w:line="240" w:lineRule="auto"/>
        <w:rPr>
          <w:rFonts w:cstheme="minorHAnsi"/>
          <w:sz w:val="24"/>
          <w:szCs w:val="24"/>
        </w:rPr>
      </w:pPr>
      <w:r w:rsidRPr="00814388">
        <w:rPr>
          <w:rFonts w:cstheme="minorHAnsi"/>
          <w:b/>
          <w:bCs/>
          <w:sz w:val="24"/>
          <w:szCs w:val="24"/>
        </w:rPr>
        <w:t xml:space="preserve">1.2 </w:t>
      </w:r>
      <w:r w:rsidRPr="00814388">
        <w:rPr>
          <w:rFonts w:cstheme="minorHAnsi"/>
          <w:sz w:val="24"/>
          <w:szCs w:val="24"/>
        </w:rPr>
        <w:t xml:space="preserve">A pasta criada aparecerá no final da página com o nome criado: </w:t>
      </w:r>
    </w:p>
    <w:p w14:paraId="49980FB0" w14:textId="77777777" w:rsidR="0028201A" w:rsidRPr="00814388" w:rsidRDefault="0028201A" w:rsidP="0028201A">
      <w:pPr>
        <w:autoSpaceDE w:val="0"/>
        <w:autoSpaceDN w:val="0"/>
        <w:adjustRightInd w:val="0"/>
        <w:spacing w:after="0" w:line="240" w:lineRule="auto"/>
        <w:rPr>
          <w:rFonts w:cstheme="minorHAnsi"/>
          <w:sz w:val="24"/>
          <w:szCs w:val="24"/>
        </w:rPr>
      </w:pPr>
      <w:r w:rsidRPr="00814388">
        <w:rPr>
          <w:rFonts w:cstheme="minorHAnsi"/>
          <w:sz w:val="24"/>
          <w:szCs w:val="24"/>
        </w:rPr>
        <w:t>“Empresa – Profissional (PA empresa) (PA profissional)”;</w:t>
      </w:r>
    </w:p>
    <w:p w14:paraId="699EB17F" w14:textId="77777777" w:rsidR="0028201A" w:rsidRPr="00814388" w:rsidRDefault="0028201A" w:rsidP="0028201A">
      <w:pPr>
        <w:autoSpaceDE w:val="0"/>
        <w:autoSpaceDN w:val="0"/>
        <w:adjustRightInd w:val="0"/>
        <w:spacing w:after="0" w:line="240" w:lineRule="auto"/>
        <w:rPr>
          <w:rFonts w:cstheme="minorHAnsi"/>
          <w:sz w:val="24"/>
          <w:szCs w:val="24"/>
        </w:rPr>
      </w:pPr>
      <w:r w:rsidRPr="00814388">
        <w:rPr>
          <w:rFonts w:cstheme="minorHAnsi"/>
          <w:b/>
          <w:bCs/>
          <w:sz w:val="24"/>
          <w:szCs w:val="24"/>
        </w:rPr>
        <w:t>1.3</w:t>
      </w:r>
      <w:r w:rsidRPr="00814388">
        <w:rPr>
          <w:rFonts w:cstheme="minorHAnsi"/>
          <w:sz w:val="24"/>
          <w:szCs w:val="24"/>
        </w:rPr>
        <w:t xml:space="preserve"> Arraste o documento salvo para dentro da pasta.</w:t>
      </w:r>
    </w:p>
    <w:p w14:paraId="080C37D2" w14:textId="77777777" w:rsidR="0028201A" w:rsidRPr="00814388" w:rsidRDefault="0028201A" w:rsidP="0028201A">
      <w:pPr>
        <w:autoSpaceDE w:val="0"/>
        <w:autoSpaceDN w:val="0"/>
        <w:adjustRightInd w:val="0"/>
        <w:spacing w:after="0" w:line="240" w:lineRule="auto"/>
        <w:rPr>
          <w:rFonts w:cstheme="minorHAnsi"/>
          <w:sz w:val="24"/>
          <w:szCs w:val="24"/>
        </w:rPr>
      </w:pPr>
      <w:r w:rsidRPr="00814388">
        <w:rPr>
          <w:rFonts w:cstheme="minorHAnsi"/>
          <w:sz w:val="24"/>
          <w:szCs w:val="24"/>
        </w:rPr>
        <w:t>*Para os procedimentos de Alteração de Horário e Alteração de Modalidade as pastas já estão criadas, somente deverão anexar o documento salvo.</w:t>
      </w:r>
    </w:p>
    <w:p w14:paraId="57C62F3B" w14:textId="77777777" w:rsidR="0028201A" w:rsidRPr="00814388" w:rsidRDefault="0028201A" w:rsidP="0028201A">
      <w:pPr>
        <w:autoSpaceDE w:val="0"/>
        <w:autoSpaceDN w:val="0"/>
        <w:adjustRightInd w:val="0"/>
        <w:spacing w:after="0" w:line="240" w:lineRule="auto"/>
        <w:rPr>
          <w:rFonts w:cstheme="minorHAnsi"/>
          <w:sz w:val="24"/>
          <w:szCs w:val="24"/>
        </w:rPr>
      </w:pPr>
    </w:p>
    <w:p w14:paraId="690ED042" w14:textId="77777777" w:rsidR="0028201A" w:rsidRPr="00814388" w:rsidRDefault="0028201A" w:rsidP="0028201A">
      <w:pPr>
        <w:spacing w:after="0"/>
        <w:rPr>
          <w:rFonts w:cstheme="minorHAnsi"/>
          <w:b/>
          <w:bCs/>
          <w:sz w:val="24"/>
          <w:szCs w:val="24"/>
        </w:rPr>
      </w:pPr>
    </w:p>
    <w:p w14:paraId="78586E68" w14:textId="77777777" w:rsidR="0028201A" w:rsidRPr="00814388" w:rsidRDefault="0028201A" w:rsidP="0028201A">
      <w:pPr>
        <w:spacing w:after="0"/>
        <w:rPr>
          <w:rFonts w:cstheme="minorHAnsi"/>
          <w:b/>
          <w:bCs/>
          <w:sz w:val="24"/>
          <w:szCs w:val="24"/>
        </w:rPr>
      </w:pPr>
    </w:p>
    <w:p w14:paraId="73908457" w14:textId="77777777" w:rsidR="0028201A" w:rsidRPr="00814388" w:rsidRDefault="0028201A" w:rsidP="0028201A">
      <w:pPr>
        <w:spacing w:after="0"/>
        <w:rPr>
          <w:rFonts w:cstheme="minorHAnsi"/>
          <w:b/>
          <w:bCs/>
          <w:sz w:val="24"/>
          <w:szCs w:val="24"/>
        </w:rPr>
      </w:pPr>
    </w:p>
    <w:p w14:paraId="0A31E17D" w14:textId="77777777" w:rsidR="0028201A" w:rsidRPr="00814388" w:rsidRDefault="0028201A" w:rsidP="0028201A">
      <w:pPr>
        <w:spacing w:after="0"/>
        <w:rPr>
          <w:rFonts w:cstheme="minorHAnsi"/>
          <w:b/>
          <w:bCs/>
          <w:sz w:val="24"/>
          <w:szCs w:val="24"/>
        </w:rPr>
      </w:pPr>
    </w:p>
    <w:p w14:paraId="36A430D5" w14:textId="77777777" w:rsidR="0028201A" w:rsidRPr="00814388" w:rsidRDefault="0028201A" w:rsidP="0028201A">
      <w:pPr>
        <w:spacing w:after="0"/>
        <w:rPr>
          <w:rFonts w:cstheme="minorHAnsi"/>
          <w:b/>
          <w:bCs/>
          <w:sz w:val="24"/>
          <w:szCs w:val="24"/>
        </w:rPr>
      </w:pPr>
    </w:p>
    <w:p w14:paraId="53F22C9A" w14:textId="77777777" w:rsidR="0028201A" w:rsidRPr="00814388" w:rsidRDefault="0028201A" w:rsidP="0028201A">
      <w:pPr>
        <w:spacing w:after="0"/>
        <w:rPr>
          <w:rFonts w:cstheme="minorHAnsi"/>
          <w:b/>
          <w:bCs/>
          <w:sz w:val="24"/>
          <w:szCs w:val="24"/>
        </w:rPr>
      </w:pPr>
    </w:p>
    <w:p w14:paraId="0CA5E5E4" w14:textId="77777777" w:rsidR="0028201A" w:rsidRPr="00814388" w:rsidRDefault="0028201A" w:rsidP="0028201A">
      <w:pPr>
        <w:spacing w:after="0"/>
        <w:rPr>
          <w:rFonts w:cstheme="minorHAnsi"/>
          <w:b/>
          <w:bCs/>
          <w:sz w:val="24"/>
          <w:szCs w:val="24"/>
        </w:rPr>
      </w:pPr>
    </w:p>
    <w:p w14:paraId="53711C6A" w14:textId="77777777" w:rsidR="0028201A" w:rsidRPr="00814388" w:rsidRDefault="0028201A" w:rsidP="0028201A">
      <w:pPr>
        <w:spacing w:after="0"/>
        <w:rPr>
          <w:rFonts w:cstheme="minorHAnsi"/>
          <w:b/>
          <w:bCs/>
          <w:sz w:val="24"/>
          <w:szCs w:val="24"/>
        </w:rPr>
      </w:pPr>
    </w:p>
    <w:p w14:paraId="355BFE60" w14:textId="77777777" w:rsidR="0028201A" w:rsidRPr="00814388" w:rsidRDefault="0028201A" w:rsidP="0028201A">
      <w:pPr>
        <w:spacing w:after="0"/>
        <w:rPr>
          <w:rFonts w:cstheme="minorHAnsi"/>
          <w:b/>
          <w:bCs/>
          <w:sz w:val="24"/>
          <w:szCs w:val="24"/>
        </w:rPr>
      </w:pPr>
    </w:p>
    <w:p w14:paraId="253A89FC" w14:textId="77777777" w:rsidR="0028201A" w:rsidRPr="00814388" w:rsidRDefault="0028201A" w:rsidP="0028201A">
      <w:pPr>
        <w:spacing w:after="0"/>
        <w:rPr>
          <w:rFonts w:cstheme="minorHAnsi"/>
          <w:b/>
          <w:bCs/>
          <w:sz w:val="24"/>
          <w:szCs w:val="24"/>
        </w:rPr>
      </w:pPr>
    </w:p>
    <w:p w14:paraId="51CC4B9B" w14:textId="77777777" w:rsidR="0028201A" w:rsidRPr="00814388" w:rsidRDefault="0028201A" w:rsidP="0028201A">
      <w:pPr>
        <w:spacing w:after="0"/>
        <w:rPr>
          <w:rFonts w:cstheme="minorHAnsi"/>
          <w:b/>
          <w:bCs/>
          <w:sz w:val="24"/>
          <w:szCs w:val="24"/>
        </w:rPr>
      </w:pPr>
    </w:p>
    <w:p w14:paraId="257D68F4" w14:textId="77777777" w:rsidR="0028201A" w:rsidRPr="00814388" w:rsidRDefault="0028201A" w:rsidP="0028201A">
      <w:pPr>
        <w:spacing w:after="0"/>
        <w:rPr>
          <w:rFonts w:cstheme="minorHAnsi"/>
          <w:b/>
          <w:bCs/>
          <w:sz w:val="24"/>
          <w:szCs w:val="24"/>
        </w:rPr>
      </w:pPr>
    </w:p>
    <w:p w14:paraId="573024D7" w14:textId="77777777" w:rsidR="0028201A" w:rsidRPr="00814388" w:rsidRDefault="0028201A" w:rsidP="0028201A">
      <w:pPr>
        <w:spacing w:after="0"/>
        <w:rPr>
          <w:rFonts w:cstheme="minorHAnsi"/>
          <w:b/>
          <w:bCs/>
          <w:sz w:val="24"/>
          <w:szCs w:val="24"/>
        </w:rPr>
      </w:pPr>
    </w:p>
    <w:p w14:paraId="6D0241E4" w14:textId="77777777" w:rsidR="0028201A" w:rsidRPr="00814388" w:rsidRDefault="0028201A" w:rsidP="0028201A">
      <w:pPr>
        <w:spacing w:after="0"/>
        <w:rPr>
          <w:rFonts w:cstheme="minorHAnsi"/>
          <w:b/>
          <w:bCs/>
          <w:sz w:val="24"/>
          <w:szCs w:val="24"/>
        </w:rPr>
      </w:pPr>
    </w:p>
    <w:p w14:paraId="0AA6B65A" w14:textId="77777777" w:rsidR="0028201A" w:rsidRPr="00814388" w:rsidRDefault="0028201A" w:rsidP="0028201A">
      <w:pPr>
        <w:spacing w:after="0"/>
        <w:rPr>
          <w:rFonts w:cstheme="minorHAnsi"/>
          <w:b/>
          <w:bCs/>
          <w:sz w:val="24"/>
          <w:szCs w:val="24"/>
        </w:rPr>
      </w:pPr>
    </w:p>
    <w:p w14:paraId="38AE4B2D" w14:textId="77777777" w:rsidR="0028201A" w:rsidRPr="00814388" w:rsidRDefault="0028201A" w:rsidP="0028201A">
      <w:pPr>
        <w:spacing w:after="0"/>
        <w:rPr>
          <w:rFonts w:cstheme="minorHAnsi"/>
          <w:b/>
          <w:bCs/>
          <w:sz w:val="24"/>
          <w:szCs w:val="24"/>
        </w:rPr>
      </w:pPr>
    </w:p>
    <w:p w14:paraId="1186C4D5" w14:textId="77777777" w:rsidR="0028201A" w:rsidRPr="00814388" w:rsidRDefault="0028201A" w:rsidP="0028201A">
      <w:pPr>
        <w:spacing w:after="0"/>
        <w:rPr>
          <w:rFonts w:cstheme="minorHAnsi"/>
          <w:b/>
          <w:bCs/>
          <w:sz w:val="24"/>
          <w:szCs w:val="24"/>
        </w:rPr>
      </w:pPr>
    </w:p>
    <w:p w14:paraId="7A39DDCA" w14:textId="77777777" w:rsidR="0028201A" w:rsidRPr="00814388" w:rsidRDefault="0028201A" w:rsidP="0028201A">
      <w:pPr>
        <w:spacing w:after="0"/>
        <w:rPr>
          <w:rFonts w:cstheme="minorHAnsi"/>
          <w:b/>
          <w:bCs/>
          <w:sz w:val="24"/>
          <w:szCs w:val="24"/>
        </w:rPr>
      </w:pPr>
    </w:p>
    <w:p w14:paraId="18FE9A5A" w14:textId="77777777" w:rsidR="0028201A" w:rsidRPr="00814388" w:rsidRDefault="0028201A" w:rsidP="0028201A">
      <w:pPr>
        <w:spacing w:after="0"/>
        <w:rPr>
          <w:rFonts w:cstheme="minorHAnsi"/>
          <w:b/>
          <w:bCs/>
          <w:sz w:val="24"/>
          <w:szCs w:val="24"/>
        </w:rPr>
      </w:pPr>
    </w:p>
    <w:p w14:paraId="7A742DDB" w14:textId="77777777" w:rsidR="0028201A" w:rsidRPr="00814388" w:rsidRDefault="0028201A" w:rsidP="0028201A">
      <w:pPr>
        <w:spacing w:after="0"/>
        <w:rPr>
          <w:rFonts w:cstheme="minorHAnsi"/>
          <w:b/>
          <w:bCs/>
          <w:sz w:val="24"/>
          <w:szCs w:val="24"/>
        </w:rPr>
      </w:pPr>
    </w:p>
    <w:p w14:paraId="75511E23" w14:textId="77777777" w:rsidR="00623251" w:rsidRPr="00814388" w:rsidRDefault="00623251" w:rsidP="0028201A">
      <w:pPr>
        <w:spacing w:after="0"/>
        <w:rPr>
          <w:rFonts w:cstheme="minorHAnsi"/>
          <w:b/>
          <w:bCs/>
          <w:sz w:val="24"/>
          <w:szCs w:val="24"/>
        </w:rPr>
      </w:pPr>
    </w:p>
    <w:p w14:paraId="2D1F17C5" w14:textId="77777777" w:rsidR="00875856" w:rsidRPr="00814388" w:rsidRDefault="00875856" w:rsidP="0028201A">
      <w:pPr>
        <w:spacing w:after="0"/>
        <w:rPr>
          <w:rFonts w:cstheme="minorHAnsi"/>
          <w:b/>
          <w:bCs/>
          <w:sz w:val="24"/>
          <w:szCs w:val="24"/>
        </w:rPr>
      </w:pPr>
      <w:r w:rsidRPr="00814388">
        <w:rPr>
          <w:rFonts w:cstheme="minorHAnsi"/>
          <w:b/>
          <w:bCs/>
          <w:sz w:val="24"/>
          <w:szCs w:val="24"/>
        </w:rPr>
        <w:br/>
      </w:r>
      <w:r w:rsidRPr="00814388">
        <w:rPr>
          <w:rFonts w:cstheme="minorHAnsi"/>
          <w:b/>
          <w:bCs/>
          <w:sz w:val="24"/>
          <w:szCs w:val="24"/>
        </w:rPr>
        <w:br/>
      </w:r>
      <w:r w:rsidRPr="00814388">
        <w:rPr>
          <w:rFonts w:cstheme="minorHAnsi"/>
          <w:b/>
          <w:bCs/>
          <w:sz w:val="24"/>
          <w:szCs w:val="24"/>
        </w:rPr>
        <w:br/>
      </w:r>
      <w:r w:rsidRPr="00814388">
        <w:rPr>
          <w:rFonts w:cstheme="minorHAnsi"/>
          <w:b/>
          <w:bCs/>
          <w:sz w:val="24"/>
          <w:szCs w:val="24"/>
        </w:rPr>
        <w:br/>
      </w:r>
      <w:r w:rsidRPr="00814388">
        <w:rPr>
          <w:rFonts w:cstheme="minorHAnsi"/>
          <w:b/>
          <w:bCs/>
          <w:sz w:val="24"/>
          <w:szCs w:val="24"/>
        </w:rPr>
        <w:br/>
      </w:r>
      <w:r w:rsidRPr="00814388">
        <w:rPr>
          <w:rFonts w:cstheme="minorHAnsi"/>
          <w:b/>
          <w:bCs/>
          <w:sz w:val="24"/>
          <w:szCs w:val="24"/>
        </w:rPr>
        <w:br/>
      </w:r>
    </w:p>
    <w:p w14:paraId="56102F7B" w14:textId="531A258B" w:rsidR="0028201A" w:rsidRPr="00814388" w:rsidRDefault="0028201A" w:rsidP="0028201A">
      <w:pPr>
        <w:spacing w:after="0"/>
        <w:rPr>
          <w:rFonts w:cstheme="minorHAnsi"/>
          <w:b/>
          <w:bCs/>
          <w:sz w:val="24"/>
          <w:szCs w:val="24"/>
        </w:rPr>
      </w:pPr>
      <w:r w:rsidRPr="00814388">
        <w:rPr>
          <w:rFonts w:cstheme="minorHAnsi"/>
          <w:b/>
          <w:bCs/>
          <w:sz w:val="24"/>
          <w:szCs w:val="24"/>
        </w:rPr>
        <w:t>ALTERAÇÃO DE HORÁRIO DE FUNCIONAMENTO E/OU DE ASSISTÊNCIA</w:t>
      </w:r>
    </w:p>
    <w:p w14:paraId="45FA6484" w14:textId="77777777" w:rsidR="0028201A" w:rsidRPr="00814388" w:rsidRDefault="0028201A" w:rsidP="0028201A">
      <w:pPr>
        <w:spacing w:after="0"/>
        <w:rPr>
          <w:rFonts w:cstheme="minorHAnsi"/>
          <w:color w:val="1E1E1E"/>
          <w:sz w:val="24"/>
          <w:szCs w:val="24"/>
          <w:shd w:val="clear" w:color="auto" w:fill="FFFFFF"/>
        </w:rPr>
      </w:pPr>
      <w:r w:rsidRPr="00814388">
        <w:rPr>
          <w:rFonts w:cstheme="minorHAnsi"/>
          <w:color w:val="1E1E1E"/>
          <w:sz w:val="24"/>
          <w:szCs w:val="24"/>
          <w:shd w:val="clear" w:color="auto" w:fill="FFFFFF"/>
        </w:rPr>
        <w:t>Procedimento necessário quando houver saída de algum profissional não substituído para readequação da assistência, ou, desejável, quando do interesse da parte em alterar os horários de início e fim de atividade, alteração de intervalos, ou quando do interesse na alteração dos horários de assistência do(s) farmacêutico(s), por conveniência do estabelecimento ou dos responsáveis técnicos.</w:t>
      </w:r>
    </w:p>
    <w:p w14:paraId="31EEE5D5" w14:textId="77777777" w:rsidR="0028201A" w:rsidRPr="00814388" w:rsidRDefault="0028201A" w:rsidP="0028201A">
      <w:pPr>
        <w:spacing w:after="0"/>
        <w:rPr>
          <w:rFonts w:cstheme="minorHAnsi"/>
          <w:sz w:val="24"/>
          <w:szCs w:val="24"/>
        </w:rPr>
      </w:pPr>
    </w:p>
    <w:p w14:paraId="34F3F9F7" w14:textId="77777777" w:rsidR="0028201A" w:rsidRPr="00814388" w:rsidRDefault="0028201A" w:rsidP="0028201A">
      <w:pPr>
        <w:spacing w:after="0"/>
        <w:rPr>
          <w:rFonts w:cstheme="minorHAnsi"/>
          <w:b/>
          <w:bCs/>
          <w:sz w:val="24"/>
          <w:szCs w:val="24"/>
        </w:rPr>
      </w:pPr>
      <w:r w:rsidRPr="00814388">
        <w:rPr>
          <w:rFonts w:cstheme="minorHAnsi"/>
          <w:b/>
          <w:bCs/>
          <w:sz w:val="24"/>
          <w:szCs w:val="24"/>
        </w:rPr>
        <w:t>1. Requerimentos:</w:t>
      </w:r>
    </w:p>
    <w:p w14:paraId="0EC94D8D" w14:textId="77777777" w:rsidR="0028201A" w:rsidRPr="00814388" w:rsidRDefault="0028201A" w:rsidP="0028201A">
      <w:pPr>
        <w:spacing w:after="0"/>
        <w:rPr>
          <w:rFonts w:cstheme="minorHAnsi"/>
          <w:b/>
          <w:sz w:val="24"/>
          <w:szCs w:val="24"/>
        </w:rPr>
      </w:pPr>
      <w:r w:rsidRPr="00814388">
        <w:rPr>
          <w:rFonts w:cstheme="minorHAnsi"/>
          <w:b/>
          <w:sz w:val="24"/>
          <w:szCs w:val="24"/>
        </w:rPr>
        <w:lastRenderedPageBreak/>
        <w:t xml:space="preserve">1.1 </w:t>
      </w:r>
      <w:r w:rsidRPr="00814388">
        <w:rPr>
          <w:rFonts w:cstheme="minorHAnsi"/>
          <w:bCs/>
          <w:sz w:val="24"/>
          <w:szCs w:val="24"/>
        </w:rPr>
        <w:t>Formulário requerimento empresa preenchido e assinado pelo diretor técnico, também estará assinado eletronicamente por CPF e senha pessoal do representante legal;</w:t>
      </w:r>
    </w:p>
    <w:p w14:paraId="5BB0E560" w14:textId="77777777" w:rsidR="0028201A" w:rsidRPr="00814388" w:rsidRDefault="0028201A" w:rsidP="0028201A">
      <w:pPr>
        <w:spacing w:after="0"/>
        <w:rPr>
          <w:rFonts w:cstheme="minorHAnsi"/>
          <w:bCs/>
          <w:sz w:val="24"/>
          <w:szCs w:val="24"/>
        </w:rPr>
      </w:pPr>
      <w:r w:rsidRPr="00814388">
        <w:rPr>
          <w:rFonts w:cstheme="minorHAnsi"/>
          <w:b/>
          <w:sz w:val="24"/>
          <w:szCs w:val="24"/>
        </w:rPr>
        <w:t xml:space="preserve">1.2 </w:t>
      </w:r>
      <w:r w:rsidRPr="00814388">
        <w:rPr>
          <w:rFonts w:cstheme="minorHAnsi"/>
          <w:bCs/>
          <w:sz w:val="24"/>
          <w:szCs w:val="24"/>
        </w:rPr>
        <w:t>Formulário Termo de Compromisso preenchido e assinado pelo profissional requerente e pelo diretor técnico.</w:t>
      </w:r>
    </w:p>
    <w:p w14:paraId="2C5C74D5" w14:textId="77777777" w:rsidR="0028201A" w:rsidRPr="00814388" w:rsidRDefault="0028201A" w:rsidP="0028201A">
      <w:pPr>
        <w:spacing w:after="0"/>
        <w:rPr>
          <w:rFonts w:cstheme="minorHAnsi"/>
          <w:b/>
          <w:sz w:val="24"/>
          <w:szCs w:val="24"/>
        </w:rPr>
      </w:pPr>
      <w:r w:rsidRPr="00814388">
        <w:rPr>
          <w:rFonts w:cstheme="minorHAnsi"/>
          <w:b/>
          <w:sz w:val="24"/>
          <w:szCs w:val="24"/>
        </w:rPr>
        <w:t xml:space="preserve">2.3 </w:t>
      </w:r>
      <w:r w:rsidRPr="00814388">
        <w:rPr>
          <w:rFonts w:cstheme="minorHAnsi"/>
          <w:bCs/>
          <w:sz w:val="24"/>
          <w:szCs w:val="24"/>
        </w:rPr>
        <w:t>Documento de identificação dos profissionais que assinam os formulários para conferência das assinaturas.</w:t>
      </w:r>
    </w:p>
    <w:p w14:paraId="71FAEADD" w14:textId="77777777" w:rsidR="0028201A" w:rsidRPr="00814388" w:rsidRDefault="0028201A" w:rsidP="0028201A">
      <w:pPr>
        <w:spacing w:after="0"/>
        <w:rPr>
          <w:rFonts w:cstheme="minorHAnsi"/>
          <w:sz w:val="24"/>
          <w:szCs w:val="24"/>
        </w:rPr>
      </w:pPr>
    </w:p>
    <w:p w14:paraId="4211182C" w14:textId="77777777" w:rsidR="0028201A" w:rsidRPr="00814388" w:rsidRDefault="0028201A" w:rsidP="0028201A">
      <w:pPr>
        <w:spacing w:after="0"/>
        <w:rPr>
          <w:rFonts w:cstheme="minorHAnsi"/>
          <w:b/>
          <w:bCs/>
          <w:sz w:val="24"/>
          <w:szCs w:val="24"/>
        </w:rPr>
      </w:pPr>
      <w:r w:rsidRPr="00814388">
        <w:rPr>
          <w:rFonts w:cstheme="minorHAnsi"/>
          <w:b/>
          <w:bCs/>
          <w:sz w:val="24"/>
          <w:szCs w:val="24"/>
        </w:rPr>
        <w:t>SAGICON</w:t>
      </w:r>
    </w:p>
    <w:p w14:paraId="24D91B70" w14:textId="77777777" w:rsidR="0028201A" w:rsidRPr="00814388" w:rsidRDefault="0028201A" w:rsidP="0028201A">
      <w:pPr>
        <w:spacing w:after="0"/>
        <w:rPr>
          <w:rFonts w:cstheme="minorHAnsi"/>
          <w:sz w:val="24"/>
          <w:szCs w:val="24"/>
        </w:rPr>
      </w:pPr>
      <w:r w:rsidRPr="00814388">
        <w:rPr>
          <w:rFonts w:cstheme="minorHAnsi"/>
          <w:sz w:val="24"/>
          <w:szCs w:val="24"/>
        </w:rPr>
        <w:t xml:space="preserve">Acessar o SAGICON </w:t>
      </w:r>
    </w:p>
    <w:p w14:paraId="37FE6E28" w14:textId="77777777" w:rsidR="0028201A" w:rsidRPr="00814388" w:rsidRDefault="0028201A" w:rsidP="0028201A">
      <w:pPr>
        <w:spacing w:after="0"/>
        <w:rPr>
          <w:rFonts w:cstheme="minorHAnsi"/>
          <w:b/>
          <w:bCs/>
          <w:sz w:val="24"/>
          <w:szCs w:val="24"/>
        </w:rPr>
      </w:pPr>
      <w:r w:rsidRPr="00814388">
        <w:rPr>
          <w:rFonts w:cstheme="minorHAnsi"/>
          <w:b/>
          <w:bCs/>
          <w:sz w:val="24"/>
          <w:szCs w:val="24"/>
        </w:rPr>
        <w:t>Protocolos Encaminhados a Você</w:t>
      </w:r>
    </w:p>
    <w:p w14:paraId="36D4BF89" w14:textId="77777777" w:rsidR="0028201A" w:rsidRPr="00814388" w:rsidRDefault="0028201A" w:rsidP="0028201A">
      <w:pPr>
        <w:spacing w:after="0"/>
        <w:rPr>
          <w:rFonts w:cstheme="minorHAnsi"/>
          <w:sz w:val="24"/>
          <w:szCs w:val="24"/>
        </w:rPr>
      </w:pPr>
      <w:r w:rsidRPr="00814388">
        <w:rPr>
          <w:rFonts w:cstheme="minorHAnsi"/>
          <w:sz w:val="24"/>
          <w:szCs w:val="24"/>
        </w:rPr>
        <w:t xml:space="preserve">Clicar em </w:t>
      </w:r>
      <w:r w:rsidRPr="00814388">
        <w:rPr>
          <w:rFonts w:cstheme="minorHAnsi"/>
          <w:b/>
          <w:bCs/>
          <w:sz w:val="24"/>
          <w:szCs w:val="24"/>
        </w:rPr>
        <w:t>+</w:t>
      </w:r>
      <w:r w:rsidRPr="00814388">
        <w:rPr>
          <w:rFonts w:cstheme="minorHAnsi"/>
          <w:sz w:val="24"/>
          <w:szCs w:val="24"/>
        </w:rPr>
        <w:t xml:space="preserve"> </w:t>
      </w:r>
      <w:r w:rsidRPr="00814388">
        <w:rPr>
          <w:rFonts w:cstheme="minorHAnsi"/>
          <w:b/>
          <w:bCs/>
          <w:sz w:val="24"/>
          <w:szCs w:val="24"/>
        </w:rPr>
        <w:t>Acessar Protocolos</w:t>
      </w:r>
    </w:p>
    <w:p w14:paraId="1AC4BDCB" w14:textId="77777777" w:rsidR="0028201A" w:rsidRPr="00814388" w:rsidRDefault="0028201A" w:rsidP="0028201A">
      <w:pPr>
        <w:spacing w:after="0"/>
        <w:rPr>
          <w:rFonts w:cstheme="minorHAnsi"/>
          <w:sz w:val="24"/>
          <w:szCs w:val="24"/>
        </w:rPr>
      </w:pPr>
      <w:r w:rsidRPr="00814388">
        <w:rPr>
          <w:rFonts w:cstheme="minorHAnsi"/>
          <w:sz w:val="24"/>
          <w:szCs w:val="24"/>
        </w:rPr>
        <w:t xml:space="preserve">Selecionar um protocolo – Clicar </w:t>
      </w:r>
      <w:r w:rsidRPr="00814388">
        <w:rPr>
          <w:rFonts w:cstheme="minorHAnsi"/>
          <w:noProof/>
          <w:sz w:val="24"/>
          <w:szCs w:val="24"/>
          <w:lang w:eastAsia="pt-BR"/>
        </w:rPr>
        <w:drawing>
          <wp:inline distT="0" distB="0" distL="0" distR="0" wp14:anchorId="71996628" wp14:editId="24F0F2A9">
            <wp:extent cx="647700" cy="190500"/>
            <wp:effectExtent l="0" t="0" r="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47700" cy="190500"/>
                    </a:xfrm>
                    <a:prstGeom prst="rect">
                      <a:avLst/>
                    </a:prstGeom>
                  </pic:spPr>
                </pic:pic>
              </a:graphicData>
            </a:graphic>
          </wp:inline>
        </w:drawing>
      </w:r>
      <w:r w:rsidRPr="00814388">
        <w:rPr>
          <w:rFonts w:cstheme="minorHAnsi"/>
          <w:sz w:val="24"/>
          <w:szCs w:val="24"/>
        </w:rPr>
        <w:t xml:space="preserve"> Para abrir os arquivos do protocolo.</w:t>
      </w:r>
    </w:p>
    <w:p w14:paraId="08B1D21E" w14:textId="77777777" w:rsidR="0028201A" w:rsidRPr="00814388" w:rsidRDefault="0028201A" w:rsidP="0028201A">
      <w:pPr>
        <w:rPr>
          <w:rFonts w:cstheme="minorHAnsi"/>
          <w:sz w:val="24"/>
          <w:szCs w:val="24"/>
        </w:rPr>
      </w:pPr>
      <w:r w:rsidRPr="00814388">
        <w:rPr>
          <w:rFonts w:cstheme="minorHAnsi"/>
          <w:sz w:val="24"/>
          <w:szCs w:val="24"/>
        </w:rPr>
        <w:t>Desta forma abrirá os arquivos em sequência para melhor conferência dos documentos enviados, ou selecionar um protocolo e clicar em Abrir Cadastro do Protocolo.</w:t>
      </w:r>
    </w:p>
    <w:p w14:paraId="28D6734F" w14:textId="77777777" w:rsidR="0028201A" w:rsidRPr="00814388" w:rsidRDefault="0028201A" w:rsidP="0028201A">
      <w:pPr>
        <w:jc w:val="left"/>
        <w:rPr>
          <w:rFonts w:cstheme="minorHAnsi"/>
          <w:b/>
          <w:bCs/>
          <w:sz w:val="24"/>
          <w:szCs w:val="24"/>
        </w:rPr>
      </w:pPr>
      <w:r w:rsidRPr="00814388">
        <w:rPr>
          <w:rFonts w:cstheme="minorHAnsi"/>
          <w:b/>
          <w:bCs/>
          <w:sz w:val="24"/>
          <w:szCs w:val="24"/>
        </w:rPr>
        <w:t>Abertura de Protocolo</w:t>
      </w:r>
      <w:r w:rsidRPr="00814388">
        <w:rPr>
          <w:rFonts w:cstheme="minorHAnsi"/>
          <w:b/>
          <w:bCs/>
          <w:sz w:val="24"/>
          <w:szCs w:val="24"/>
        </w:rPr>
        <w:br/>
      </w:r>
      <w:r w:rsidRPr="00814388">
        <w:rPr>
          <w:rFonts w:cstheme="minorHAnsi"/>
          <w:sz w:val="24"/>
          <w:szCs w:val="24"/>
        </w:rPr>
        <w:t>Nesta aba poderá acessar o cadastro da empresa. Clicar em Razão Social.</w:t>
      </w:r>
    </w:p>
    <w:p w14:paraId="46127032" w14:textId="77777777" w:rsidR="0028201A" w:rsidRPr="00814388" w:rsidRDefault="0028201A" w:rsidP="0028201A">
      <w:pPr>
        <w:spacing w:after="0"/>
        <w:rPr>
          <w:rFonts w:cstheme="minorHAnsi"/>
          <w:b/>
          <w:bCs/>
          <w:sz w:val="24"/>
          <w:szCs w:val="24"/>
        </w:rPr>
      </w:pPr>
      <w:r w:rsidRPr="00814388">
        <w:rPr>
          <w:rFonts w:cstheme="minorHAnsi"/>
          <w:b/>
          <w:bCs/>
          <w:sz w:val="24"/>
          <w:szCs w:val="24"/>
        </w:rPr>
        <w:t>1. Verificações</w:t>
      </w:r>
    </w:p>
    <w:p w14:paraId="4C67077A" w14:textId="77777777" w:rsidR="0028201A" w:rsidRPr="00814388" w:rsidRDefault="0028201A" w:rsidP="0028201A">
      <w:pPr>
        <w:spacing w:after="0"/>
        <w:rPr>
          <w:rFonts w:cstheme="minorHAnsi"/>
          <w:sz w:val="24"/>
          <w:szCs w:val="24"/>
        </w:rPr>
      </w:pPr>
      <w:r w:rsidRPr="00814388">
        <w:rPr>
          <w:rFonts w:cstheme="minorHAnsi"/>
          <w:b/>
          <w:bCs/>
          <w:sz w:val="24"/>
          <w:szCs w:val="24"/>
        </w:rPr>
        <w:t>1.1</w:t>
      </w:r>
      <w:r w:rsidR="00560259" w:rsidRPr="00814388">
        <w:rPr>
          <w:rFonts w:cstheme="minorHAnsi"/>
          <w:b/>
          <w:bCs/>
          <w:sz w:val="24"/>
          <w:szCs w:val="24"/>
        </w:rPr>
        <w:t>.</w:t>
      </w:r>
      <w:r w:rsidRPr="00814388">
        <w:rPr>
          <w:rFonts w:cstheme="minorHAnsi"/>
          <w:b/>
          <w:bCs/>
          <w:sz w:val="24"/>
          <w:szCs w:val="24"/>
        </w:rPr>
        <w:t xml:space="preserve"> </w:t>
      </w:r>
      <w:r w:rsidRPr="00814388">
        <w:rPr>
          <w:rFonts w:cstheme="minorHAnsi"/>
          <w:sz w:val="24"/>
          <w:szCs w:val="24"/>
        </w:rPr>
        <w:t>Verificar se o protocolo corresponde a empresa onde foi inserido;</w:t>
      </w:r>
    </w:p>
    <w:p w14:paraId="2796C0F1" w14:textId="77777777" w:rsidR="0028201A" w:rsidRPr="00814388" w:rsidRDefault="0028201A" w:rsidP="0028201A">
      <w:pPr>
        <w:spacing w:after="0"/>
        <w:rPr>
          <w:rFonts w:cstheme="minorHAnsi"/>
          <w:sz w:val="24"/>
          <w:szCs w:val="24"/>
        </w:rPr>
      </w:pPr>
      <w:r w:rsidRPr="00814388">
        <w:rPr>
          <w:rFonts w:cstheme="minorHAnsi"/>
          <w:b/>
          <w:bCs/>
          <w:sz w:val="24"/>
          <w:szCs w:val="24"/>
        </w:rPr>
        <w:t>1.2</w:t>
      </w:r>
      <w:r w:rsidR="00560259" w:rsidRPr="00814388">
        <w:rPr>
          <w:rFonts w:cstheme="minorHAnsi"/>
          <w:b/>
          <w:bCs/>
          <w:sz w:val="24"/>
          <w:szCs w:val="24"/>
        </w:rPr>
        <w:t>.</w:t>
      </w:r>
      <w:r w:rsidRPr="00814388">
        <w:rPr>
          <w:rFonts w:cstheme="minorHAnsi"/>
          <w:b/>
          <w:bCs/>
          <w:sz w:val="24"/>
          <w:szCs w:val="24"/>
        </w:rPr>
        <w:t xml:space="preserve"> </w:t>
      </w:r>
      <w:r w:rsidRPr="00814388">
        <w:rPr>
          <w:rFonts w:cstheme="minorHAnsi"/>
          <w:sz w:val="24"/>
          <w:szCs w:val="24"/>
        </w:rPr>
        <w:t>Verificar se a ocorrência do protocolo está de acordo com a documentação apresentada;</w:t>
      </w:r>
    </w:p>
    <w:p w14:paraId="5D74AD6C" w14:textId="77777777" w:rsidR="0028201A" w:rsidRPr="00814388" w:rsidRDefault="0028201A" w:rsidP="0028201A">
      <w:pPr>
        <w:spacing w:after="0"/>
        <w:rPr>
          <w:rFonts w:cstheme="minorHAnsi"/>
          <w:sz w:val="24"/>
          <w:szCs w:val="24"/>
        </w:rPr>
      </w:pPr>
      <w:r w:rsidRPr="00814388">
        <w:rPr>
          <w:rFonts w:cstheme="minorHAnsi"/>
          <w:b/>
          <w:bCs/>
          <w:sz w:val="24"/>
          <w:szCs w:val="24"/>
        </w:rPr>
        <w:t>1.3</w:t>
      </w:r>
      <w:r w:rsidR="00560259" w:rsidRPr="00814388">
        <w:rPr>
          <w:rFonts w:cstheme="minorHAnsi"/>
          <w:b/>
          <w:bCs/>
          <w:sz w:val="24"/>
          <w:szCs w:val="24"/>
        </w:rPr>
        <w:t>.</w:t>
      </w:r>
      <w:r w:rsidRPr="00814388">
        <w:rPr>
          <w:rFonts w:cstheme="minorHAnsi"/>
          <w:b/>
          <w:bCs/>
          <w:sz w:val="24"/>
          <w:szCs w:val="24"/>
        </w:rPr>
        <w:t xml:space="preserve"> </w:t>
      </w:r>
      <w:r w:rsidRPr="00814388">
        <w:rPr>
          <w:rFonts w:cstheme="minorHAnsi"/>
          <w:sz w:val="24"/>
          <w:szCs w:val="24"/>
        </w:rPr>
        <w:t xml:space="preserve">Verificar se todos os formulários estão preenchidos e assinados corretamente (nome completo, endereço, telefone, e-mail, </w:t>
      </w:r>
      <w:proofErr w:type="spellStart"/>
      <w:r w:rsidRPr="00814388">
        <w:rPr>
          <w:rFonts w:cstheme="minorHAnsi"/>
          <w:sz w:val="24"/>
          <w:szCs w:val="24"/>
        </w:rPr>
        <w:t>etc</w:t>
      </w:r>
      <w:proofErr w:type="spellEnd"/>
      <w:r w:rsidRPr="00814388">
        <w:rPr>
          <w:rFonts w:cstheme="minorHAnsi"/>
          <w:sz w:val="24"/>
          <w:szCs w:val="24"/>
        </w:rPr>
        <w:t xml:space="preserve">), bem como outros documentos (Declarações, Procurações, </w:t>
      </w:r>
      <w:proofErr w:type="spellStart"/>
      <w:r w:rsidRPr="00814388">
        <w:rPr>
          <w:rFonts w:cstheme="minorHAnsi"/>
          <w:sz w:val="24"/>
          <w:szCs w:val="24"/>
        </w:rPr>
        <w:t>etc</w:t>
      </w:r>
      <w:proofErr w:type="spellEnd"/>
      <w:r w:rsidRPr="00814388">
        <w:rPr>
          <w:rFonts w:cstheme="minorHAnsi"/>
          <w:sz w:val="24"/>
          <w:szCs w:val="24"/>
        </w:rPr>
        <w:t>) e se a documentação está completa.</w:t>
      </w:r>
    </w:p>
    <w:p w14:paraId="602DFA33" w14:textId="77777777" w:rsidR="0028201A" w:rsidRPr="00814388" w:rsidRDefault="0028201A" w:rsidP="0028201A">
      <w:pPr>
        <w:spacing w:after="0"/>
        <w:rPr>
          <w:rFonts w:cstheme="minorHAnsi"/>
          <w:sz w:val="24"/>
          <w:szCs w:val="24"/>
        </w:rPr>
      </w:pPr>
      <w:r w:rsidRPr="00814388">
        <w:rPr>
          <w:rFonts w:cstheme="minorHAnsi"/>
          <w:b/>
          <w:sz w:val="24"/>
          <w:szCs w:val="24"/>
        </w:rPr>
        <w:t>1.4</w:t>
      </w:r>
      <w:r w:rsidR="00560259" w:rsidRPr="00814388">
        <w:rPr>
          <w:rFonts w:cstheme="minorHAnsi"/>
          <w:b/>
          <w:sz w:val="24"/>
          <w:szCs w:val="24"/>
        </w:rPr>
        <w:t>.</w:t>
      </w:r>
      <w:r w:rsidRPr="00814388">
        <w:rPr>
          <w:rFonts w:cstheme="minorHAnsi"/>
          <w:b/>
          <w:sz w:val="24"/>
          <w:szCs w:val="24"/>
        </w:rPr>
        <w:t xml:space="preserve"> </w:t>
      </w:r>
      <w:r w:rsidRPr="00814388">
        <w:rPr>
          <w:rFonts w:cstheme="minorHAnsi"/>
          <w:bCs/>
          <w:sz w:val="24"/>
          <w:szCs w:val="24"/>
        </w:rPr>
        <w:t>Verificar se tem outros protocolos para o mesmo estabelecimento, caso houver, deverá abrir para conferência e todos deverão ser conferidos em conjunto, desta forma todos os procedimentos serão analisados na mesma plenária;</w:t>
      </w:r>
    </w:p>
    <w:p w14:paraId="5EE45AEE" w14:textId="77777777" w:rsidR="0028201A" w:rsidRPr="00814388" w:rsidRDefault="0028201A" w:rsidP="0028201A">
      <w:pPr>
        <w:spacing w:after="0"/>
        <w:rPr>
          <w:rFonts w:cstheme="minorHAnsi"/>
          <w:sz w:val="24"/>
          <w:szCs w:val="24"/>
        </w:rPr>
      </w:pPr>
      <w:r w:rsidRPr="00814388">
        <w:rPr>
          <w:rFonts w:cstheme="minorHAnsi"/>
          <w:b/>
          <w:bCs/>
          <w:sz w:val="24"/>
          <w:szCs w:val="24"/>
        </w:rPr>
        <w:t>1.5</w:t>
      </w:r>
      <w:r w:rsidR="00560259" w:rsidRPr="00814388">
        <w:rPr>
          <w:rFonts w:cstheme="minorHAnsi"/>
          <w:b/>
          <w:bCs/>
          <w:sz w:val="24"/>
          <w:szCs w:val="24"/>
        </w:rPr>
        <w:t>.</w:t>
      </w:r>
      <w:r w:rsidRPr="00814388">
        <w:rPr>
          <w:rFonts w:cstheme="minorHAnsi"/>
          <w:b/>
          <w:bCs/>
          <w:sz w:val="24"/>
          <w:szCs w:val="24"/>
        </w:rPr>
        <w:t xml:space="preserve"> </w:t>
      </w:r>
      <w:r w:rsidRPr="00814388">
        <w:rPr>
          <w:rFonts w:cstheme="minorHAnsi"/>
          <w:sz w:val="24"/>
          <w:szCs w:val="24"/>
        </w:rPr>
        <w:t xml:space="preserve">Verificar se o profissional requerente tem responsabilidade técnica por outro estabelecimento ou se não exerce outras atividades (solicitar declaração com horários, conforme art. 14.º da Resolução 357/2001 CFF). No ato do requerimento, o profissional tem que comprovar que possui disponibilidade de horários, a quantidade de RT será limitada pela disponibilidade de horário, respeitadas a vedações legais. </w:t>
      </w:r>
    </w:p>
    <w:p w14:paraId="79814595" w14:textId="77777777" w:rsidR="0028201A" w:rsidRPr="00814388" w:rsidRDefault="0028201A" w:rsidP="0028201A">
      <w:pPr>
        <w:spacing w:after="0"/>
        <w:rPr>
          <w:rFonts w:cstheme="minorHAnsi"/>
          <w:sz w:val="24"/>
          <w:szCs w:val="24"/>
        </w:rPr>
      </w:pPr>
      <w:r w:rsidRPr="00814388">
        <w:rPr>
          <w:rFonts w:cstheme="minorHAnsi"/>
          <w:sz w:val="24"/>
          <w:szCs w:val="24"/>
        </w:rPr>
        <w:sym w:font="Symbol" w:char="F0B7"/>
      </w:r>
      <w:r w:rsidRPr="00814388">
        <w:rPr>
          <w:rFonts w:cstheme="minorHAnsi"/>
          <w:sz w:val="24"/>
          <w:szCs w:val="24"/>
        </w:rPr>
        <w:t xml:space="preserve"> Para a concessão será considerado a razoabilidade e proporcionalidade, quando a assunção de direção ou assistência técnica for por mais de 16 horas diárias, considerando em estabelecimentos diferentes ou no mesmo estabelecimento, salvo quando o estabelecimento mantém outros farmacêuticos(s), a exemplo dos Substitutos, Assistentes ou DAP, para cobertura da assistência técnica.</w:t>
      </w:r>
    </w:p>
    <w:p w14:paraId="6F575F42" w14:textId="77777777" w:rsidR="0028201A" w:rsidRPr="00814388" w:rsidRDefault="0028201A" w:rsidP="0028201A">
      <w:pPr>
        <w:spacing w:after="0"/>
        <w:rPr>
          <w:rFonts w:cstheme="minorHAnsi"/>
          <w:sz w:val="24"/>
          <w:szCs w:val="24"/>
        </w:rPr>
      </w:pPr>
      <w:r w:rsidRPr="00814388">
        <w:rPr>
          <w:rFonts w:cstheme="minorHAnsi"/>
          <w:sz w:val="24"/>
          <w:szCs w:val="24"/>
        </w:rPr>
        <w:sym w:font="Symbol" w:char="F0B7"/>
      </w:r>
      <w:r w:rsidRPr="00814388">
        <w:rPr>
          <w:rFonts w:cstheme="minorHAnsi"/>
          <w:sz w:val="24"/>
          <w:szCs w:val="24"/>
        </w:rPr>
        <w:t xml:space="preserve"> Registro de responsabilidades técnicas de um mesmo profissional, quando a distância entre os estabelecimentos que se pretende a assunção da responsabilidade técnica for superior a 100km, salvo quando o estabelecimento mantém outros farmacêuticos, a exemplo dos substitutos, Assistentes ou DAP ou não necessitam de declaração de horários de assistência, para cobertura da assistência técnica.</w:t>
      </w:r>
    </w:p>
    <w:p w14:paraId="05EE6A2E" w14:textId="77777777" w:rsidR="0028201A" w:rsidRPr="00814388" w:rsidRDefault="0028201A" w:rsidP="0028201A">
      <w:pPr>
        <w:spacing w:after="0"/>
        <w:rPr>
          <w:rFonts w:cstheme="minorHAnsi"/>
          <w:b/>
          <w:bCs/>
          <w:sz w:val="24"/>
          <w:szCs w:val="24"/>
        </w:rPr>
      </w:pPr>
      <w:r w:rsidRPr="00814388">
        <w:rPr>
          <w:rFonts w:cstheme="minorHAnsi"/>
          <w:sz w:val="24"/>
          <w:szCs w:val="24"/>
        </w:rPr>
        <w:t xml:space="preserve">Poderá ter mais de um vínculo, desde que não haja conflito de horários. Permitido ainda a anotação de direção técnica para 01 farmácia hospitalar e 01 comunitária (Lei 5.991/73), 02 farmácias comunitárias ou 01 comunitária e 01 de manipulação (Súmula 413 STJ), considerando a condição de regularidade dos estabelecimentos, conforme previsto em legislação própria (Lei 5.991/73 e Lei 13.021/2014; Laboratório de Análises Clínicas, conforme previsto na RDC ANVISA 302/2005, poderá assumir uma direção técnica de um laboratório e um posto de coleta, ou dois laboratórios, ou dois postos de coleta. </w:t>
      </w:r>
    </w:p>
    <w:p w14:paraId="266C1C49" w14:textId="77777777" w:rsidR="0028201A" w:rsidRPr="00814388" w:rsidRDefault="0028201A" w:rsidP="0028201A">
      <w:pPr>
        <w:spacing w:after="0"/>
        <w:rPr>
          <w:rFonts w:cstheme="minorHAnsi"/>
          <w:sz w:val="24"/>
          <w:szCs w:val="24"/>
        </w:rPr>
      </w:pPr>
      <w:r w:rsidRPr="00814388">
        <w:rPr>
          <w:rFonts w:cstheme="minorHAnsi"/>
          <w:sz w:val="24"/>
          <w:szCs w:val="24"/>
        </w:rPr>
        <w:t xml:space="preserve">O horário de almoço do profissional não poderá ser utilizado para outras atividades como aulas, por exemplo. Exceção: Laboratório com horário precário. </w:t>
      </w:r>
    </w:p>
    <w:p w14:paraId="1C85F17E" w14:textId="77777777" w:rsidR="0028201A" w:rsidRPr="00814388" w:rsidRDefault="0028201A" w:rsidP="0028201A">
      <w:pPr>
        <w:spacing w:after="0"/>
        <w:rPr>
          <w:rFonts w:cstheme="minorHAnsi"/>
          <w:sz w:val="24"/>
          <w:szCs w:val="24"/>
        </w:rPr>
      </w:pPr>
      <w:r w:rsidRPr="00814388">
        <w:rPr>
          <w:rFonts w:cstheme="minorHAnsi"/>
          <w:sz w:val="24"/>
          <w:szCs w:val="24"/>
        </w:rPr>
        <w:t>Verificar se o cadastro do profissional está atualizado - e-mail, telefone e endereço.</w:t>
      </w:r>
    </w:p>
    <w:p w14:paraId="598E2180" w14:textId="77777777" w:rsidR="0028201A" w:rsidRPr="00814388" w:rsidRDefault="0028201A" w:rsidP="0028201A">
      <w:pPr>
        <w:spacing w:after="0"/>
        <w:rPr>
          <w:rFonts w:cstheme="minorHAnsi"/>
          <w:sz w:val="24"/>
          <w:szCs w:val="24"/>
        </w:rPr>
      </w:pPr>
      <w:r w:rsidRPr="00814388">
        <w:rPr>
          <w:rFonts w:cstheme="minorHAnsi"/>
          <w:b/>
          <w:bCs/>
          <w:sz w:val="24"/>
          <w:szCs w:val="24"/>
        </w:rPr>
        <w:lastRenderedPageBreak/>
        <w:t>1.6</w:t>
      </w:r>
      <w:r w:rsidR="00560259" w:rsidRPr="00814388">
        <w:rPr>
          <w:rFonts w:cstheme="minorHAnsi"/>
          <w:b/>
          <w:bCs/>
          <w:sz w:val="24"/>
          <w:szCs w:val="24"/>
        </w:rPr>
        <w:t>.</w:t>
      </w:r>
      <w:r w:rsidRPr="00814388">
        <w:rPr>
          <w:rFonts w:cstheme="minorHAnsi"/>
          <w:b/>
          <w:bCs/>
          <w:sz w:val="24"/>
          <w:szCs w:val="24"/>
        </w:rPr>
        <w:t xml:space="preserve"> </w:t>
      </w:r>
      <w:r w:rsidRPr="00814388">
        <w:rPr>
          <w:rFonts w:cstheme="minorHAnsi"/>
          <w:bCs/>
          <w:sz w:val="24"/>
          <w:szCs w:val="24"/>
        </w:rPr>
        <w:t xml:space="preserve">O procedimento somente poderá ser </w:t>
      </w:r>
      <w:r w:rsidRPr="00814388">
        <w:rPr>
          <w:rFonts w:cstheme="minorHAnsi"/>
          <w:b/>
          <w:bCs/>
          <w:sz w:val="24"/>
          <w:szCs w:val="24"/>
        </w:rPr>
        <w:t>finalizado</w:t>
      </w:r>
      <w:r w:rsidRPr="00814388">
        <w:rPr>
          <w:rFonts w:cstheme="minorHAnsi"/>
          <w:bCs/>
          <w:sz w:val="24"/>
          <w:szCs w:val="24"/>
        </w:rPr>
        <w:t xml:space="preserve"> (lançado no SAGICON) com a documentação completa apresentada.</w:t>
      </w:r>
    </w:p>
    <w:p w14:paraId="3CA80437" w14:textId="77777777" w:rsidR="0028201A" w:rsidRPr="00814388" w:rsidRDefault="0028201A" w:rsidP="0028201A">
      <w:pPr>
        <w:spacing w:after="0"/>
        <w:rPr>
          <w:rFonts w:cstheme="minorHAnsi"/>
          <w:bCs/>
          <w:sz w:val="24"/>
          <w:szCs w:val="24"/>
        </w:rPr>
      </w:pPr>
      <w:r w:rsidRPr="00814388">
        <w:rPr>
          <w:rFonts w:cstheme="minorHAnsi"/>
          <w:bCs/>
          <w:sz w:val="24"/>
          <w:szCs w:val="24"/>
        </w:rPr>
        <w:t>Quando o preenchimento ou a documentação estiver incorreta, incompleta ou rasurada deverá ser solicitado a correção. Se não houver correção no prazo solicitado o procedimento será indeferido.</w:t>
      </w:r>
    </w:p>
    <w:p w14:paraId="14B68E38" w14:textId="77777777" w:rsidR="0028201A" w:rsidRPr="00814388" w:rsidRDefault="0028201A" w:rsidP="0028201A">
      <w:pPr>
        <w:spacing w:after="0"/>
        <w:rPr>
          <w:rFonts w:cstheme="minorHAnsi"/>
          <w:b/>
          <w:sz w:val="24"/>
          <w:szCs w:val="24"/>
        </w:rPr>
      </w:pPr>
    </w:p>
    <w:p w14:paraId="3A7AC4D3" w14:textId="77777777" w:rsidR="0028201A" w:rsidRPr="00814388" w:rsidRDefault="0028201A" w:rsidP="0028201A">
      <w:pPr>
        <w:autoSpaceDE w:val="0"/>
        <w:autoSpaceDN w:val="0"/>
        <w:adjustRightInd w:val="0"/>
        <w:spacing w:after="0"/>
        <w:rPr>
          <w:rFonts w:cstheme="minorHAnsi"/>
          <w:color w:val="000000"/>
          <w:sz w:val="24"/>
          <w:szCs w:val="24"/>
        </w:rPr>
      </w:pPr>
      <w:r w:rsidRPr="00814388">
        <w:rPr>
          <w:rFonts w:cstheme="minorHAnsi"/>
          <w:b/>
          <w:bCs/>
          <w:sz w:val="24"/>
          <w:szCs w:val="24"/>
        </w:rPr>
        <w:t>A.</w:t>
      </w:r>
      <w:r w:rsidRPr="00814388">
        <w:rPr>
          <w:rFonts w:cstheme="minorHAnsi"/>
          <w:sz w:val="24"/>
          <w:szCs w:val="24"/>
        </w:rPr>
        <w:t xml:space="preserve"> </w:t>
      </w:r>
      <w:r w:rsidRPr="004B0AF8">
        <w:rPr>
          <w:rFonts w:cstheme="minorHAnsi"/>
          <w:b/>
          <w:bCs/>
          <w:sz w:val="24"/>
          <w:szCs w:val="24"/>
          <w:highlight w:val="yellow"/>
        </w:rPr>
        <w:t>DOCUMENTAÇÃO INCORRETA</w:t>
      </w:r>
      <w:r w:rsidRPr="00814388">
        <w:rPr>
          <w:rFonts w:cstheme="minorHAnsi"/>
          <w:b/>
          <w:bCs/>
          <w:sz w:val="24"/>
          <w:szCs w:val="24"/>
        </w:rPr>
        <w:t xml:space="preserve"> </w:t>
      </w:r>
      <w:r w:rsidRPr="00814388">
        <w:rPr>
          <w:rFonts w:cstheme="minorHAnsi"/>
          <w:sz w:val="24"/>
          <w:szCs w:val="24"/>
        </w:rPr>
        <w:t>no protocolo inserido no CRF em casa</w:t>
      </w:r>
      <w:r w:rsidRPr="00814388">
        <w:rPr>
          <w:rFonts w:cstheme="minorHAnsi"/>
          <w:color w:val="000000"/>
          <w:sz w:val="24"/>
          <w:szCs w:val="24"/>
        </w:rPr>
        <w:t>:</w:t>
      </w:r>
    </w:p>
    <w:p w14:paraId="12DD9B43" w14:textId="77777777" w:rsidR="0028201A" w:rsidRPr="00814388" w:rsidRDefault="0028201A" w:rsidP="0028201A">
      <w:pPr>
        <w:autoSpaceDE w:val="0"/>
        <w:autoSpaceDN w:val="0"/>
        <w:adjustRightInd w:val="0"/>
        <w:spacing w:after="0"/>
        <w:rPr>
          <w:rFonts w:cstheme="minorHAnsi"/>
          <w:color w:val="000000"/>
          <w:sz w:val="24"/>
          <w:szCs w:val="24"/>
        </w:rPr>
      </w:pPr>
      <w:r w:rsidRPr="00814388">
        <w:rPr>
          <w:rFonts w:cstheme="minorHAnsi"/>
          <w:color w:val="000000"/>
          <w:sz w:val="24"/>
          <w:szCs w:val="24"/>
        </w:rPr>
        <w:t>Clicar em alterar, para evoluir o protocolo, solicitando a correção.</w:t>
      </w:r>
    </w:p>
    <w:p w14:paraId="5A9A0D30" w14:textId="77777777" w:rsidR="0028201A" w:rsidRPr="00814388" w:rsidRDefault="0028201A" w:rsidP="0028201A">
      <w:pPr>
        <w:autoSpaceDE w:val="0"/>
        <w:autoSpaceDN w:val="0"/>
        <w:adjustRightInd w:val="0"/>
        <w:spacing w:after="0"/>
        <w:rPr>
          <w:rFonts w:cstheme="minorHAnsi"/>
          <w:b/>
          <w:bCs/>
          <w:color w:val="000000"/>
          <w:sz w:val="24"/>
          <w:szCs w:val="24"/>
          <w:u w:val="single"/>
        </w:rPr>
      </w:pPr>
      <w:r w:rsidRPr="00814388">
        <w:rPr>
          <w:rFonts w:cstheme="minorHAnsi"/>
          <w:b/>
          <w:bCs/>
          <w:color w:val="000000"/>
          <w:sz w:val="24"/>
          <w:szCs w:val="24"/>
          <w:u w:val="single"/>
        </w:rPr>
        <w:t>Evolução</w:t>
      </w:r>
    </w:p>
    <w:p w14:paraId="62F8DEF3" w14:textId="77777777" w:rsidR="0028201A" w:rsidRPr="00814388" w:rsidRDefault="0028201A" w:rsidP="0028201A">
      <w:pPr>
        <w:autoSpaceDE w:val="0"/>
        <w:autoSpaceDN w:val="0"/>
        <w:adjustRightInd w:val="0"/>
        <w:spacing w:after="0"/>
        <w:rPr>
          <w:rFonts w:cstheme="minorHAnsi"/>
          <w:color w:val="000000"/>
          <w:sz w:val="24"/>
          <w:szCs w:val="24"/>
        </w:rPr>
      </w:pPr>
      <w:r w:rsidRPr="00814388">
        <w:rPr>
          <w:rFonts w:cstheme="minorHAnsi"/>
          <w:color w:val="000000"/>
          <w:sz w:val="24"/>
          <w:szCs w:val="24"/>
        </w:rPr>
        <w:t xml:space="preserve">Clicar em Inserir Evolução, </w:t>
      </w:r>
      <w:r w:rsidRPr="00814388">
        <w:rPr>
          <w:rFonts w:cstheme="minorHAnsi"/>
          <w:b/>
          <w:bCs/>
          <w:color w:val="000000"/>
          <w:sz w:val="24"/>
          <w:szCs w:val="24"/>
        </w:rPr>
        <w:t>Encaminhar CRF em casa</w:t>
      </w:r>
      <w:r w:rsidRPr="00814388">
        <w:rPr>
          <w:rFonts w:cstheme="minorHAnsi"/>
          <w:color w:val="000000"/>
          <w:sz w:val="24"/>
          <w:szCs w:val="24"/>
        </w:rPr>
        <w:t xml:space="preserve">. </w:t>
      </w:r>
    </w:p>
    <w:p w14:paraId="008DFB6E" w14:textId="77777777" w:rsidR="0028201A" w:rsidRPr="00814388" w:rsidRDefault="0028201A" w:rsidP="0028201A">
      <w:pPr>
        <w:autoSpaceDE w:val="0"/>
        <w:autoSpaceDN w:val="0"/>
        <w:adjustRightInd w:val="0"/>
        <w:spacing w:after="0"/>
        <w:rPr>
          <w:rFonts w:cstheme="minorHAnsi"/>
          <w:b/>
          <w:bCs/>
          <w:color w:val="000000"/>
          <w:sz w:val="24"/>
          <w:szCs w:val="24"/>
          <w:u w:val="single"/>
        </w:rPr>
      </w:pPr>
      <w:r w:rsidRPr="00814388">
        <w:rPr>
          <w:rFonts w:cstheme="minorHAnsi"/>
          <w:b/>
          <w:bCs/>
          <w:color w:val="000000"/>
          <w:sz w:val="24"/>
          <w:szCs w:val="24"/>
          <w:u w:val="single"/>
        </w:rPr>
        <w:t>Evolução</w:t>
      </w:r>
    </w:p>
    <w:p w14:paraId="61F354B2" w14:textId="77777777" w:rsidR="0028201A" w:rsidRPr="00814388" w:rsidRDefault="0028201A" w:rsidP="0028201A">
      <w:pPr>
        <w:autoSpaceDE w:val="0"/>
        <w:autoSpaceDN w:val="0"/>
        <w:adjustRightInd w:val="0"/>
        <w:spacing w:after="0"/>
        <w:rPr>
          <w:rFonts w:cstheme="minorHAnsi"/>
          <w:sz w:val="24"/>
          <w:szCs w:val="24"/>
        </w:rPr>
      </w:pPr>
      <w:r w:rsidRPr="00814388">
        <w:rPr>
          <w:rFonts w:cstheme="minorHAnsi"/>
          <w:b/>
          <w:bCs/>
          <w:color w:val="000000"/>
          <w:sz w:val="24"/>
          <w:szCs w:val="24"/>
        </w:rPr>
        <w:t>Local da evolução</w:t>
      </w:r>
      <w:r w:rsidRPr="00814388">
        <w:rPr>
          <w:rFonts w:cstheme="minorHAnsi"/>
          <w:b/>
          <w:bCs/>
          <w:color w:val="000000"/>
          <w:sz w:val="24"/>
          <w:szCs w:val="24"/>
        </w:rPr>
        <w:sym w:font="Wingdings" w:char="F0E0"/>
      </w:r>
      <w:r w:rsidRPr="00814388">
        <w:rPr>
          <w:rFonts w:cstheme="minorHAnsi"/>
          <w:b/>
          <w:bCs/>
          <w:color w:val="000000"/>
          <w:sz w:val="24"/>
          <w:szCs w:val="24"/>
        </w:rPr>
        <w:t xml:space="preserve"> </w:t>
      </w:r>
      <w:r w:rsidR="00847414" w:rsidRPr="00814388">
        <w:rPr>
          <w:rFonts w:cstheme="minorHAnsi"/>
          <w:sz w:val="24"/>
          <w:szCs w:val="24"/>
        </w:rPr>
        <w:t xml:space="preserve">04 – </w:t>
      </w:r>
      <w:r w:rsidR="00E8487F" w:rsidRPr="00814388">
        <w:rPr>
          <w:rFonts w:cstheme="minorHAnsi"/>
          <w:sz w:val="24"/>
          <w:szCs w:val="24"/>
        </w:rPr>
        <w:t>Recepção</w:t>
      </w:r>
      <w:r w:rsidRPr="00814388">
        <w:rPr>
          <w:rFonts w:cstheme="minorHAnsi"/>
          <w:sz w:val="24"/>
          <w:szCs w:val="24"/>
        </w:rPr>
        <w:t>;</w:t>
      </w:r>
    </w:p>
    <w:p w14:paraId="4F05112C" w14:textId="77777777" w:rsidR="0028201A" w:rsidRPr="00814388" w:rsidRDefault="0028201A" w:rsidP="0028201A">
      <w:pPr>
        <w:autoSpaceDE w:val="0"/>
        <w:autoSpaceDN w:val="0"/>
        <w:adjustRightInd w:val="0"/>
        <w:spacing w:after="0"/>
        <w:rPr>
          <w:rFonts w:cstheme="minorHAnsi"/>
          <w:b/>
          <w:bCs/>
          <w:sz w:val="24"/>
          <w:szCs w:val="24"/>
        </w:rPr>
      </w:pPr>
      <w:r w:rsidRPr="00814388">
        <w:rPr>
          <w:rFonts w:cstheme="minorHAnsi"/>
          <w:b/>
          <w:bCs/>
          <w:sz w:val="24"/>
          <w:szCs w:val="24"/>
        </w:rPr>
        <w:t xml:space="preserve">Situação </w:t>
      </w:r>
      <w:r w:rsidRPr="00814388">
        <w:rPr>
          <w:rFonts w:cstheme="minorHAnsi"/>
          <w:b/>
          <w:bCs/>
          <w:sz w:val="24"/>
          <w:szCs w:val="24"/>
        </w:rPr>
        <w:sym w:font="Wingdings" w:char="F0E0"/>
      </w:r>
      <w:r w:rsidRPr="00814388">
        <w:rPr>
          <w:rFonts w:cstheme="minorHAnsi"/>
          <w:b/>
          <w:bCs/>
          <w:sz w:val="24"/>
          <w:szCs w:val="24"/>
        </w:rPr>
        <w:t xml:space="preserve"> </w:t>
      </w:r>
      <w:r w:rsidRPr="00814388">
        <w:rPr>
          <w:rFonts w:cstheme="minorHAnsi"/>
          <w:sz w:val="24"/>
          <w:szCs w:val="24"/>
        </w:rPr>
        <w:t>25 – Aguardando resposta do requerente;</w:t>
      </w:r>
    </w:p>
    <w:p w14:paraId="1070A87E" w14:textId="77777777" w:rsidR="0028201A" w:rsidRPr="00814388" w:rsidRDefault="0028201A" w:rsidP="0028201A">
      <w:pPr>
        <w:autoSpaceDE w:val="0"/>
        <w:autoSpaceDN w:val="0"/>
        <w:adjustRightInd w:val="0"/>
        <w:spacing w:after="0"/>
        <w:rPr>
          <w:rFonts w:cstheme="minorHAnsi"/>
          <w:color w:val="FF0000"/>
          <w:sz w:val="24"/>
          <w:szCs w:val="24"/>
        </w:rPr>
      </w:pPr>
      <w:r w:rsidRPr="00814388">
        <w:rPr>
          <w:rFonts w:cstheme="minorHAnsi"/>
          <w:b/>
          <w:bCs/>
          <w:sz w:val="24"/>
          <w:szCs w:val="24"/>
        </w:rPr>
        <w:t>Julgamento</w:t>
      </w:r>
      <w:r w:rsidRPr="00814388">
        <w:rPr>
          <w:rFonts w:cstheme="minorHAnsi"/>
          <w:b/>
          <w:bCs/>
          <w:sz w:val="24"/>
          <w:szCs w:val="24"/>
        </w:rPr>
        <w:sym w:font="Wingdings" w:char="F0E0"/>
      </w:r>
      <w:r w:rsidRPr="00814388">
        <w:rPr>
          <w:rFonts w:cstheme="minorHAnsi"/>
          <w:b/>
          <w:bCs/>
          <w:sz w:val="24"/>
          <w:szCs w:val="24"/>
        </w:rPr>
        <w:t xml:space="preserve"> </w:t>
      </w:r>
      <w:r w:rsidRPr="00814388">
        <w:rPr>
          <w:rFonts w:cstheme="minorHAnsi"/>
          <w:sz w:val="24"/>
          <w:szCs w:val="24"/>
        </w:rPr>
        <w:t>18 – Solicitação ao requerente;</w:t>
      </w:r>
    </w:p>
    <w:p w14:paraId="4CFCA5A4" w14:textId="77777777" w:rsidR="0028201A" w:rsidRPr="00814388" w:rsidRDefault="0028201A" w:rsidP="0028201A">
      <w:pPr>
        <w:autoSpaceDE w:val="0"/>
        <w:autoSpaceDN w:val="0"/>
        <w:adjustRightInd w:val="0"/>
        <w:spacing w:after="0"/>
        <w:rPr>
          <w:rFonts w:cstheme="minorHAnsi"/>
          <w:b/>
          <w:bCs/>
          <w:sz w:val="24"/>
          <w:szCs w:val="24"/>
        </w:rPr>
      </w:pPr>
      <w:r w:rsidRPr="00814388">
        <w:rPr>
          <w:rFonts w:cstheme="minorHAnsi"/>
          <w:b/>
          <w:bCs/>
          <w:sz w:val="24"/>
          <w:szCs w:val="24"/>
        </w:rPr>
        <w:t xml:space="preserve">Local Encaminhamento </w:t>
      </w:r>
      <w:r w:rsidRPr="00814388">
        <w:rPr>
          <w:rFonts w:cstheme="minorHAnsi"/>
          <w:b/>
          <w:bCs/>
          <w:sz w:val="24"/>
          <w:szCs w:val="24"/>
        </w:rPr>
        <w:sym w:font="Wingdings" w:char="F0E0"/>
      </w:r>
      <w:r w:rsidRPr="00814388">
        <w:rPr>
          <w:rFonts w:cstheme="minorHAnsi"/>
          <w:b/>
          <w:bCs/>
          <w:sz w:val="24"/>
          <w:szCs w:val="24"/>
        </w:rPr>
        <w:t xml:space="preserve"> </w:t>
      </w:r>
      <w:r w:rsidRPr="00814388">
        <w:rPr>
          <w:rFonts w:cstheme="minorHAnsi"/>
          <w:sz w:val="24"/>
          <w:szCs w:val="24"/>
        </w:rPr>
        <w:t>32 – CRF em casa.</w:t>
      </w:r>
    </w:p>
    <w:p w14:paraId="136B6371" w14:textId="77777777" w:rsidR="0028201A" w:rsidRPr="00814388" w:rsidRDefault="0028201A" w:rsidP="0028201A">
      <w:pPr>
        <w:autoSpaceDE w:val="0"/>
        <w:autoSpaceDN w:val="0"/>
        <w:adjustRightInd w:val="0"/>
        <w:spacing w:after="0"/>
        <w:rPr>
          <w:rFonts w:cstheme="minorHAnsi"/>
          <w:color w:val="000000"/>
          <w:sz w:val="24"/>
          <w:szCs w:val="24"/>
        </w:rPr>
      </w:pPr>
      <w:r w:rsidRPr="00814388">
        <w:rPr>
          <w:rFonts w:cstheme="minorHAnsi"/>
          <w:b/>
          <w:bCs/>
          <w:color w:val="000000"/>
          <w:sz w:val="24"/>
          <w:szCs w:val="24"/>
        </w:rPr>
        <w:t>Parecer</w:t>
      </w:r>
    </w:p>
    <w:p w14:paraId="19D297E1" w14:textId="77777777" w:rsidR="0028201A" w:rsidRPr="00814388" w:rsidRDefault="0028201A" w:rsidP="0028201A">
      <w:pPr>
        <w:autoSpaceDE w:val="0"/>
        <w:autoSpaceDN w:val="0"/>
        <w:adjustRightInd w:val="0"/>
        <w:spacing w:after="0"/>
        <w:rPr>
          <w:rFonts w:cstheme="minorHAnsi"/>
          <w:sz w:val="24"/>
          <w:szCs w:val="24"/>
        </w:rPr>
      </w:pPr>
      <w:r w:rsidRPr="00814388">
        <w:rPr>
          <w:rFonts w:cstheme="minorHAnsi"/>
          <w:sz w:val="24"/>
          <w:szCs w:val="24"/>
        </w:rPr>
        <w:t>“Documentação incorreta. Enviar/anexar no prazo de 01 (um) dia útil.</w:t>
      </w:r>
    </w:p>
    <w:p w14:paraId="3F19648F" w14:textId="77777777" w:rsidR="0028201A" w:rsidRPr="00814388" w:rsidRDefault="0028201A" w:rsidP="0028201A">
      <w:pPr>
        <w:autoSpaceDE w:val="0"/>
        <w:autoSpaceDN w:val="0"/>
        <w:adjustRightInd w:val="0"/>
        <w:spacing w:after="0"/>
        <w:rPr>
          <w:rFonts w:cstheme="minorHAnsi"/>
          <w:sz w:val="24"/>
          <w:szCs w:val="24"/>
        </w:rPr>
      </w:pPr>
      <w:r w:rsidRPr="00814388">
        <w:rPr>
          <w:rFonts w:cstheme="minorHAnsi"/>
          <w:sz w:val="24"/>
          <w:szCs w:val="24"/>
          <w:u w:val="single"/>
        </w:rPr>
        <w:t>Escrever o que falta na documentação em letras minúsculas, de maneira clara e cordial, colocando os documentos solicitados em tópicos para maior entendimento</w:t>
      </w:r>
      <w:r w:rsidRPr="00814388">
        <w:rPr>
          <w:rFonts w:cstheme="minorHAnsi"/>
          <w:sz w:val="24"/>
          <w:szCs w:val="24"/>
        </w:rPr>
        <w:t xml:space="preserve">. </w:t>
      </w:r>
    </w:p>
    <w:p w14:paraId="4C33A946" w14:textId="77777777" w:rsidR="0028201A" w:rsidRPr="00814388" w:rsidRDefault="0028201A" w:rsidP="0028201A">
      <w:pPr>
        <w:autoSpaceDE w:val="0"/>
        <w:autoSpaceDN w:val="0"/>
        <w:adjustRightInd w:val="0"/>
        <w:spacing w:after="0"/>
        <w:rPr>
          <w:rFonts w:cstheme="minorHAnsi"/>
          <w:sz w:val="24"/>
          <w:szCs w:val="24"/>
        </w:rPr>
      </w:pPr>
      <w:r w:rsidRPr="00814388">
        <w:rPr>
          <w:rFonts w:cstheme="minorHAnsi"/>
          <w:sz w:val="24"/>
          <w:szCs w:val="24"/>
        </w:rPr>
        <w:t xml:space="preserve">Alertamos que documentos enviados errados ou não enviados dentro do prazo estará sujeito ao indeferimento com necessidade de reinício do procedimento.” </w:t>
      </w:r>
    </w:p>
    <w:p w14:paraId="74F1CEC6" w14:textId="77777777" w:rsidR="0028201A" w:rsidRPr="00814388" w:rsidRDefault="0028201A" w:rsidP="0028201A">
      <w:pPr>
        <w:spacing w:after="0"/>
        <w:rPr>
          <w:rFonts w:cstheme="minorHAnsi"/>
          <w:sz w:val="24"/>
          <w:szCs w:val="24"/>
        </w:rPr>
      </w:pPr>
      <w:r w:rsidRPr="00814388">
        <w:rPr>
          <w:rFonts w:cstheme="minorHAnsi"/>
          <w:sz w:val="24"/>
          <w:szCs w:val="24"/>
        </w:rPr>
        <w:t>Gravar a evolução e salvar o protocolo.</w:t>
      </w:r>
    </w:p>
    <w:p w14:paraId="7B9674CB" w14:textId="77777777" w:rsidR="0028201A" w:rsidRPr="00814388" w:rsidRDefault="0028201A" w:rsidP="0028201A">
      <w:pPr>
        <w:spacing w:after="0"/>
        <w:rPr>
          <w:rFonts w:cstheme="minorHAnsi"/>
          <w:b/>
          <w:bCs/>
          <w:color w:val="000000"/>
          <w:sz w:val="24"/>
          <w:szCs w:val="24"/>
        </w:rPr>
      </w:pPr>
    </w:p>
    <w:p w14:paraId="575DDC85" w14:textId="77777777" w:rsidR="004B0AF8" w:rsidRDefault="004B0AF8" w:rsidP="0028201A">
      <w:pPr>
        <w:spacing w:after="0"/>
        <w:rPr>
          <w:rFonts w:cstheme="minorHAnsi"/>
          <w:b/>
          <w:bCs/>
          <w:color w:val="000000"/>
          <w:sz w:val="24"/>
          <w:szCs w:val="24"/>
        </w:rPr>
      </w:pPr>
    </w:p>
    <w:p w14:paraId="560B7B1E" w14:textId="6DC5C685" w:rsidR="0028201A" w:rsidRPr="00814388" w:rsidRDefault="0028201A" w:rsidP="0028201A">
      <w:pPr>
        <w:spacing w:after="0"/>
        <w:rPr>
          <w:rFonts w:cstheme="minorHAnsi"/>
          <w:color w:val="000000"/>
          <w:sz w:val="24"/>
          <w:szCs w:val="24"/>
        </w:rPr>
      </w:pPr>
      <w:r w:rsidRPr="00814388">
        <w:rPr>
          <w:rFonts w:cstheme="minorHAnsi"/>
          <w:b/>
          <w:bCs/>
          <w:color w:val="000000"/>
          <w:sz w:val="24"/>
          <w:szCs w:val="24"/>
        </w:rPr>
        <w:t>Quando houver a resposta</w:t>
      </w:r>
      <w:r w:rsidRPr="00814388">
        <w:rPr>
          <w:rFonts w:cstheme="minorHAnsi"/>
          <w:color w:val="000000"/>
          <w:sz w:val="24"/>
          <w:szCs w:val="24"/>
        </w:rPr>
        <w:t xml:space="preserve">: </w:t>
      </w:r>
    </w:p>
    <w:p w14:paraId="117F12FB" w14:textId="77777777" w:rsidR="0028201A" w:rsidRPr="00814388" w:rsidRDefault="0028201A" w:rsidP="0028201A">
      <w:pPr>
        <w:spacing w:after="0"/>
        <w:rPr>
          <w:rFonts w:cstheme="minorHAnsi"/>
          <w:b/>
          <w:bCs/>
          <w:sz w:val="24"/>
          <w:szCs w:val="24"/>
        </w:rPr>
      </w:pPr>
      <w:r w:rsidRPr="00814388">
        <w:rPr>
          <w:rFonts w:cstheme="minorHAnsi"/>
          <w:color w:val="000000"/>
          <w:sz w:val="24"/>
          <w:szCs w:val="24"/>
        </w:rPr>
        <w:t xml:space="preserve">O protocolo aparecerá em </w:t>
      </w:r>
      <w:r w:rsidRPr="00814388">
        <w:rPr>
          <w:rFonts w:cstheme="minorHAnsi"/>
          <w:b/>
          <w:bCs/>
          <w:sz w:val="24"/>
          <w:szCs w:val="24"/>
        </w:rPr>
        <w:t>Protocolos Encaminhados a Você</w:t>
      </w:r>
    </w:p>
    <w:p w14:paraId="5307DBEF" w14:textId="77777777" w:rsidR="0028201A" w:rsidRPr="00814388" w:rsidRDefault="0028201A" w:rsidP="0028201A">
      <w:pPr>
        <w:spacing w:after="0"/>
        <w:rPr>
          <w:rFonts w:cstheme="minorHAnsi"/>
          <w:sz w:val="24"/>
          <w:szCs w:val="24"/>
        </w:rPr>
      </w:pPr>
      <w:r w:rsidRPr="00814388">
        <w:rPr>
          <w:rFonts w:cstheme="minorHAnsi"/>
          <w:sz w:val="24"/>
          <w:szCs w:val="24"/>
        </w:rPr>
        <w:t xml:space="preserve">Clicar em </w:t>
      </w:r>
      <w:r w:rsidRPr="00814388">
        <w:rPr>
          <w:rFonts w:cstheme="minorHAnsi"/>
          <w:b/>
          <w:bCs/>
          <w:sz w:val="24"/>
          <w:szCs w:val="24"/>
        </w:rPr>
        <w:t>+</w:t>
      </w:r>
      <w:r w:rsidRPr="00814388">
        <w:rPr>
          <w:rFonts w:cstheme="minorHAnsi"/>
          <w:sz w:val="24"/>
          <w:szCs w:val="24"/>
        </w:rPr>
        <w:t xml:space="preserve"> </w:t>
      </w:r>
      <w:r w:rsidRPr="00814388">
        <w:rPr>
          <w:rFonts w:cstheme="minorHAnsi"/>
          <w:b/>
          <w:bCs/>
          <w:sz w:val="24"/>
          <w:szCs w:val="24"/>
        </w:rPr>
        <w:t>Acessar Protocolos</w:t>
      </w:r>
    </w:p>
    <w:p w14:paraId="6F8D34DE" w14:textId="77777777" w:rsidR="0028201A" w:rsidRPr="00814388" w:rsidRDefault="0028201A" w:rsidP="0028201A">
      <w:pPr>
        <w:autoSpaceDE w:val="0"/>
        <w:autoSpaceDN w:val="0"/>
        <w:adjustRightInd w:val="0"/>
        <w:spacing w:after="0"/>
        <w:rPr>
          <w:rFonts w:cstheme="minorHAnsi"/>
          <w:color w:val="000000"/>
          <w:sz w:val="24"/>
          <w:szCs w:val="24"/>
        </w:rPr>
      </w:pPr>
      <w:r w:rsidRPr="00814388">
        <w:rPr>
          <w:rFonts w:cstheme="minorHAnsi"/>
          <w:color w:val="000000"/>
          <w:sz w:val="24"/>
          <w:szCs w:val="24"/>
        </w:rPr>
        <w:t xml:space="preserve">Abrir o protocolo e verificar se encaminhou a documentação solicitada. </w:t>
      </w:r>
    </w:p>
    <w:p w14:paraId="173208B6" w14:textId="77777777" w:rsidR="0028201A" w:rsidRPr="00814388" w:rsidRDefault="0028201A" w:rsidP="0028201A">
      <w:pPr>
        <w:autoSpaceDE w:val="0"/>
        <w:autoSpaceDN w:val="0"/>
        <w:adjustRightInd w:val="0"/>
        <w:spacing w:after="0"/>
        <w:rPr>
          <w:rFonts w:cstheme="minorHAnsi"/>
          <w:color w:val="000000"/>
          <w:sz w:val="24"/>
          <w:szCs w:val="24"/>
        </w:rPr>
      </w:pPr>
      <w:r w:rsidRPr="00814388">
        <w:rPr>
          <w:rFonts w:cstheme="minorHAnsi"/>
          <w:color w:val="000000"/>
          <w:sz w:val="24"/>
          <w:szCs w:val="24"/>
        </w:rPr>
        <w:t xml:space="preserve">* Se a </w:t>
      </w:r>
      <w:r w:rsidRPr="00814388">
        <w:rPr>
          <w:rFonts w:cstheme="minorHAnsi"/>
          <w:sz w:val="24"/>
          <w:szCs w:val="24"/>
        </w:rPr>
        <w:t xml:space="preserve">documentação estiver </w:t>
      </w:r>
      <w:r w:rsidRPr="00814388">
        <w:rPr>
          <w:rFonts w:cstheme="minorHAnsi"/>
          <w:b/>
          <w:bCs/>
          <w:sz w:val="24"/>
          <w:szCs w:val="24"/>
          <w:u w:val="single"/>
        </w:rPr>
        <w:t>CORRETA</w:t>
      </w:r>
      <w:r w:rsidRPr="00814388">
        <w:rPr>
          <w:rFonts w:cstheme="minorHAnsi"/>
          <w:color w:val="000000"/>
          <w:sz w:val="24"/>
          <w:szCs w:val="24"/>
        </w:rPr>
        <w:t xml:space="preserve">, finalizar o protocolo conforme item </w:t>
      </w:r>
      <w:r w:rsidRPr="00814388">
        <w:rPr>
          <w:rFonts w:cstheme="minorHAnsi"/>
          <w:b/>
          <w:bCs/>
          <w:color w:val="000000"/>
          <w:sz w:val="24"/>
          <w:szCs w:val="24"/>
        </w:rPr>
        <w:t>B</w:t>
      </w:r>
      <w:r w:rsidRPr="00814388">
        <w:rPr>
          <w:rFonts w:cstheme="minorHAnsi"/>
          <w:color w:val="000000"/>
          <w:sz w:val="24"/>
          <w:szCs w:val="24"/>
        </w:rPr>
        <w:t>.</w:t>
      </w:r>
    </w:p>
    <w:p w14:paraId="7584DC7F" w14:textId="77777777" w:rsidR="0028201A" w:rsidRPr="00814388" w:rsidRDefault="0028201A" w:rsidP="0028201A">
      <w:pPr>
        <w:autoSpaceDE w:val="0"/>
        <w:autoSpaceDN w:val="0"/>
        <w:adjustRightInd w:val="0"/>
        <w:spacing w:after="0"/>
        <w:rPr>
          <w:rFonts w:cstheme="minorHAnsi"/>
          <w:color w:val="000000"/>
          <w:sz w:val="24"/>
          <w:szCs w:val="24"/>
        </w:rPr>
      </w:pPr>
      <w:r w:rsidRPr="00814388">
        <w:rPr>
          <w:rFonts w:cstheme="minorHAnsi"/>
          <w:color w:val="000000"/>
          <w:sz w:val="24"/>
          <w:szCs w:val="24"/>
        </w:rPr>
        <w:t xml:space="preserve">* Se o protocolo não foi respondido ou ainda estiver </w:t>
      </w:r>
      <w:r w:rsidRPr="00814388">
        <w:rPr>
          <w:rFonts w:cstheme="minorHAnsi"/>
          <w:b/>
          <w:bCs/>
          <w:sz w:val="24"/>
          <w:szCs w:val="24"/>
          <w:u w:val="single"/>
        </w:rPr>
        <w:t>INCORRETA</w:t>
      </w:r>
      <w:r w:rsidRPr="00814388">
        <w:rPr>
          <w:rFonts w:cstheme="minorHAnsi"/>
          <w:sz w:val="24"/>
          <w:szCs w:val="24"/>
        </w:rPr>
        <w:t xml:space="preserve">, verificar </w:t>
      </w:r>
      <w:r w:rsidRPr="00814388">
        <w:rPr>
          <w:rFonts w:cstheme="minorHAnsi"/>
          <w:color w:val="000000"/>
          <w:sz w:val="24"/>
          <w:szCs w:val="24"/>
        </w:rPr>
        <w:t>se há outros protocolos para a mesma empresa, que possa complementar a documentação necessária. Algumas empresas não respondem o protocolo e encaminham novo protocolo para correção. Se não houver outro, o protocolo deverá ser indeferido.</w:t>
      </w:r>
    </w:p>
    <w:p w14:paraId="050BDEB0" w14:textId="77777777" w:rsidR="0028201A" w:rsidRPr="00814388" w:rsidRDefault="0028201A" w:rsidP="0028201A">
      <w:pPr>
        <w:autoSpaceDE w:val="0"/>
        <w:autoSpaceDN w:val="0"/>
        <w:adjustRightInd w:val="0"/>
        <w:spacing w:after="0"/>
        <w:rPr>
          <w:rFonts w:cstheme="minorHAnsi"/>
          <w:b/>
          <w:bCs/>
          <w:color w:val="000000"/>
          <w:sz w:val="24"/>
          <w:szCs w:val="24"/>
          <w:u w:val="single"/>
        </w:rPr>
      </w:pPr>
    </w:p>
    <w:p w14:paraId="336AC4CE" w14:textId="77777777" w:rsidR="00FF0577" w:rsidRPr="00814388" w:rsidRDefault="00FF0577" w:rsidP="0028201A">
      <w:pPr>
        <w:autoSpaceDE w:val="0"/>
        <w:autoSpaceDN w:val="0"/>
        <w:adjustRightInd w:val="0"/>
        <w:spacing w:after="0"/>
        <w:rPr>
          <w:rFonts w:cstheme="minorHAnsi"/>
          <w:b/>
          <w:bCs/>
          <w:color w:val="000000"/>
          <w:sz w:val="24"/>
          <w:szCs w:val="24"/>
          <w:u w:val="single"/>
        </w:rPr>
      </w:pPr>
    </w:p>
    <w:p w14:paraId="220CD586" w14:textId="77777777" w:rsidR="0028201A" w:rsidRPr="00814388" w:rsidRDefault="0028201A" w:rsidP="0028201A">
      <w:pPr>
        <w:autoSpaceDE w:val="0"/>
        <w:autoSpaceDN w:val="0"/>
        <w:adjustRightInd w:val="0"/>
        <w:spacing w:after="0"/>
        <w:rPr>
          <w:rFonts w:cstheme="minorHAnsi"/>
          <w:b/>
          <w:bCs/>
          <w:color w:val="000000"/>
          <w:sz w:val="24"/>
          <w:szCs w:val="24"/>
          <w:u w:val="single"/>
        </w:rPr>
      </w:pPr>
      <w:r w:rsidRPr="00814388">
        <w:rPr>
          <w:rFonts w:cstheme="minorHAnsi"/>
          <w:b/>
          <w:bCs/>
          <w:color w:val="000000"/>
          <w:sz w:val="24"/>
          <w:szCs w:val="24"/>
          <w:u w:val="single"/>
        </w:rPr>
        <w:t>Evolução</w:t>
      </w:r>
    </w:p>
    <w:p w14:paraId="6168427B" w14:textId="77777777" w:rsidR="0028201A" w:rsidRPr="00814388" w:rsidRDefault="0028201A" w:rsidP="0028201A">
      <w:pPr>
        <w:autoSpaceDE w:val="0"/>
        <w:autoSpaceDN w:val="0"/>
        <w:adjustRightInd w:val="0"/>
        <w:spacing w:after="0"/>
        <w:rPr>
          <w:rFonts w:cstheme="minorHAnsi"/>
          <w:color w:val="000000"/>
          <w:sz w:val="24"/>
          <w:szCs w:val="24"/>
        </w:rPr>
      </w:pPr>
      <w:r w:rsidRPr="00814388">
        <w:rPr>
          <w:rFonts w:cstheme="minorHAnsi"/>
          <w:color w:val="000000"/>
          <w:sz w:val="24"/>
          <w:szCs w:val="24"/>
        </w:rPr>
        <w:t xml:space="preserve">Inserir evolução, Indeferimento. </w:t>
      </w:r>
    </w:p>
    <w:p w14:paraId="77CB497D" w14:textId="77777777" w:rsidR="0028201A" w:rsidRPr="00814388" w:rsidRDefault="0028201A" w:rsidP="0028201A">
      <w:pPr>
        <w:autoSpaceDE w:val="0"/>
        <w:autoSpaceDN w:val="0"/>
        <w:adjustRightInd w:val="0"/>
        <w:spacing w:after="0"/>
        <w:rPr>
          <w:rFonts w:cstheme="minorHAnsi"/>
          <w:b/>
          <w:bCs/>
          <w:color w:val="000000"/>
          <w:sz w:val="24"/>
          <w:szCs w:val="24"/>
          <w:u w:val="single"/>
        </w:rPr>
      </w:pPr>
      <w:r w:rsidRPr="00814388">
        <w:rPr>
          <w:rFonts w:cstheme="minorHAnsi"/>
          <w:b/>
          <w:bCs/>
          <w:color w:val="000000"/>
          <w:sz w:val="24"/>
          <w:szCs w:val="24"/>
          <w:u w:val="single"/>
        </w:rPr>
        <w:t>Evolução</w:t>
      </w:r>
    </w:p>
    <w:p w14:paraId="4CCF3453" w14:textId="77777777" w:rsidR="0028201A" w:rsidRPr="00814388" w:rsidRDefault="0028201A" w:rsidP="0028201A">
      <w:pPr>
        <w:autoSpaceDE w:val="0"/>
        <w:autoSpaceDN w:val="0"/>
        <w:adjustRightInd w:val="0"/>
        <w:spacing w:after="0"/>
        <w:rPr>
          <w:rFonts w:cstheme="minorHAnsi"/>
          <w:b/>
          <w:bCs/>
          <w:color w:val="FF0000"/>
          <w:sz w:val="24"/>
          <w:szCs w:val="24"/>
        </w:rPr>
      </w:pPr>
      <w:r w:rsidRPr="00814388">
        <w:rPr>
          <w:rFonts w:cstheme="minorHAnsi"/>
          <w:b/>
          <w:bCs/>
          <w:color w:val="000000"/>
          <w:sz w:val="24"/>
          <w:szCs w:val="24"/>
        </w:rPr>
        <w:t>Local da evolução</w:t>
      </w:r>
      <w:r w:rsidRPr="00814388">
        <w:rPr>
          <w:rFonts w:cstheme="minorHAnsi"/>
          <w:b/>
          <w:bCs/>
          <w:color w:val="000000"/>
          <w:sz w:val="24"/>
          <w:szCs w:val="24"/>
        </w:rPr>
        <w:sym w:font="Wingdings" w:char="F0E0"/>
      </w:r>
      <w:r w:rsidRPr="00814388">
        <w:rPr>
          <w:rFonts w:cstheme="minorHAnsi"/>
          <w:b/>
          <w:bCs/>
          <w:color w:val="000000"/>
          <w:sz w:val="24"/>
          <w:szCs w:val="24"/>
        </w:rPr>
        <w:t xml:space="preserve"> </w:t>
      </w:r>
      <w:r w:rsidR="00D8557A" w:rsidRPr="00814388">
        <w:rPr>
          <w:rFonts w:cstheme="minorHAnsi"/>
          <w:sz w:val="24"/>
          <w:szCs w:val="24"/>
        </w:rPr>
        <w:t>04 – Recepção</w:t>
      </w:r>
      <w:r w:rsidRPr="00814388">
        <w:rPr>
          <w:rFonts w:cstheme="minorHAnsi"/>
          <w:sz w:val="24"/>
          <w:szCs w:val="24"/>
        </w:rPr>
        <w:t>;</w:t>
      </w:r>
    </w:p>
    <w:p w14:paraId="44172DFE" w14:textId="77777777" w:rsidR="0028201A" w:rsidRPr="00814388" w:rsidRDefault="0028201A" w:rsidP="0028201A">
      <w:pPr>
        <w:autoSpaceDE w:val="0"/>
        <w:autoSpaceDN w:val="0"/>
        <w:adjustRightInd w:val="0"/>
        <w:spacing w:after="0"/>
        <w:rPr>
          <w:rFonts w:cstheme="minorHAnsi"/>
          <w:b/>
          <w:bCs/>
          <w:sz w:val="24"/>
          <w:szCs w:val="24"/>
        </w:rPr>
      </w:pPr>
      <w:r w:rsidRPr="00814388">
        <w:rPr>
          <w:rFonts w:cstheme="minorHAnsi"/>
          <w:b/>
          <w:bCs/>
          <w:sz w:val="24"/>
          <w:szCs w:val="24"/>
        </w:rPr>
        <w:t xml:space="preserve">Situação </w:t>
      </w:r>
      <w:r w:rsidRPr="00814388">
        <w:rPr>
          <w:rFonts w:cstheme="minorHAnsi"/>
          <w:b/>
          <w:bCs/>
          <w:sz w:val="24"/>
          <w:szCs w:val="24"/>
        </w:rPr>
        <w:sym w:font="Wingdings" w:char="F0E0"/>
      </w:r>
      <w:r w:rsidRPr="00814388">
        <w:rPr>
          <w:rFonts w:cstheme="minorHAnsi"/>
          <w:b/>
          <w:bCs/>
          <w:sz w:val="24"/>
          <w:szCs w:val="24"/>
        </w:rPr>
        <w:t xml:space="preserve"> </w:t>
      </w:r>
      <w:r w:rsidRPr="00814388">
        <w:rPr>
          <w:rFonts w:cstheme="minorHAnsi"/>
          <w:sz w:val="24"/>
          <w:szCs w:val="24"/>
        </w:rPr>
        <w:t>3 – Indeferido administrativamente;</w:t>
      </w:r>
    </w:p>
    <w:p w14:paraId="484C3AF2" w14:textId="77777777" w:rsidR="0028201A" w:rsidRPr="00814388" w:rsidRDefault="0028201A" w:rsidP="0028201A">
      <w:pPr>
        <w:autoSpaceDE w:val="0"/>
        <w:autoSpaceDN w:val="0"/>
        <w:adjustRightInd w:val="0"/>
        <w:spacing w:after="0"/>
        <w:rPr>
          <w:rFonts w:cstheme="minorHAnsi"/>
          <w:sz w:val="24"/>
          <w:szCs w:val="24"/>
        </w:rPr>
      </w:pPr>
      <w:r w:rsidRPr="00814388">
        <w:rPr>
          <w:rFonts w:cstheme="minorHAnsi"/>
          <w:b/>
          <w:bCs/>
          <w:sz w:val="24"/>
          <w:szCs w:val="24"/>
        </w:rPr>
        <w:t>Julgamento</w:t>
      </w:r>
      <w:r w:rsidRPr="00814388">
        <w:rPr>
          <w:rFonts w:cstheme="minorHAnsi"/>
          <w:b/>
          <w:bCs/>
          <w:sz w:val="24"/>
          <w:szCs w:val="24"/>
        </w:rPr>
        <w:sym w:font="Wingdings" w:char="F0E0"/>
      </w:r>
      <w:r w:rsidRPr="00814388">
        <w:rPr>
          <w:rFonts w:cstheme="minorHAnsi"/>
          <w:b/>
          <w:bCs/>
          <w:sz w:val="24"/>
          <w:szCs w:val="24"/>
        </w:rPr>
        <w:t xml:space="preserve"> </w:t>
      </w:r>
      <w:r w:rsidRPr="00814388">
        <w:rPr>
          <w:rFonts w:cstheme="minorHAnsi"/>
          <w:sz w:val="24"/>
          <w:szCs w:val="24"/>
        </w:rPr>
        <w:t>3 – Indeferido administrativamente.</w:t>
      </w:r>
    </w:p>
    <w:p w14:paraId="2F7E2F4E" w14:textId="77777777" w:rsidR="0028201A" w:rsidRPr="00814388" w:rsidRDefault="0028201A" w:rsidP="0028201A">
      <w:pPr>
        <w:autoSpaceDE w:val="0"/>
        <w:autoSpaceDN w:val="0"/>
        <w:adjustRightInd w:val="0"/>
        <w:spacing w:after="0"/>
        <w:rPr>
          <w:rFonts w:cstheme="minorHAnsi"/>
          <w:sz w:val="24"/>
          <w:szCs w:val="24"/>
        </w:rPr>
      </w:pPr>
      <w:r w:rsidRPr="00814388">
        <w:rPr>
          <w:rFonts w:cstheme="minorHAnsi"/>
          <w:b/>
          <w:bCs/>
          <w:sz w:val="24"/>
          <w:szCs w:val="24"/>
        </w:rPr>
        <w:t>Parecer</w:t>
      </w:r>
    </w:p>
    <w:p w14:paraId="16E99190" w14:textId="77777777" w:rsidR="0028201A" w:rsidRPr="00814388" w:rsidRDefault="0028201A" w:rsidP="0028201A">
      <w:pPr>
        <w:autoSpaceDE w:val="0"/>
        <w:autoSpaceDN w:val="0"/>
        <w:adjustRightInd w:val="0"/>
        <w:spacing w:after="0"/>
        <w:rPr>
          <w:rFonts w:cstheme="minorHAnsi"/>
          <w:sz w:val="24"/>
          <w:szCs w:val="24"/>
        </w:rPr>
      </w:pPr>
      <w:r w:rsidRPr="00814388">
        <w:rPr>
          <w:rFonts w:cstheme="minorHAnsi"/>
          <w:sz w:val="24"/>
          <w:szCs w:val="24"/>
        </w:rPr>
        <w:t>“Procedimento indeferido, por não encaminhar os documentos requeridos.</w:t>
      </w:r>
    </w:p>
    <w:p w14:paraId="19820D11" w14:textId="77777777" w:rsidR="0028201A" w:rsidRPr="00814388" w:rsidRDefault="0028201A" w:rsidP="0028201A">
      <w:pPr>
        <w:autoSpaceDE w:val="0"/>
        <w:autoSpaceDN w:val="0"/>
        <w:adjustRightInd w:val="0"/>
        <w:spacing w:after="0"/>
        <w:rPr>
          <w:rFonts w:cstheme="minorHAnsi"/>
          <w:sz w:val="24"/>
          <w:szCs w:val="24"/>
        </w:rPr>
      </w:pPr>
      <w:r w:rsidRPr="00814388">
        <w:rPr>
          <w:rFonts w:cstheme="minorHAnsi"/>
          <w:sz w:val="24"/>
          <w:szCs w:val="24"/>
          <w:u w:val="single"/>
        </w:rPr>
        <w:t>Escrever o que faltou na documentação em letras minúsculas, de maneira clara e cordial, colocando os documentos solicitados em tópicos para maior entendimento</w:t>
      </w:r>
      <w:r w:rsidRPr="00814388">
        <w:rPr>
          <w:rFonts w:cstheme="minorHAnsi"/>
          <w:sz w:val="24"/>
          <w:szCs w:val="24"/>
        </w:rPr>
        <w:t xml:space="preserve">. </w:t>
      </w:r>
    </w:p>
    <w:p w14:paraId="2D3C1128" w14:textId="77777777" w:rsidR="0028201A" w:rsidRPr="00814388" w:rsidRDefault="0028201A" w:rsidP="0028201A">
      <w:pPr>
        <w:autoSpaceDE w:val="0"/>
        <w:autoSpaceDN w:val="0"/>
        <w:adjustRightInd w:val="0"/>
        <w:spacing w:after="0"/>
        <w:rPr>
          <w:rFonts w:cstheme="minorHAnsi"/>
          <w:sz w:val="24"/>
          <w:szCs w:val="24"/>
        </w:rPr>
      </w:pPr>
      <w:r w:rsidRPr="00814388">
        <w:rPr>
          <w:rFonts w:cstheme="minorHAnsi"/>
          <w:sz w:val="24"/>
          <w:szCs w:val="24"/>
        </w:rPr>
        <w:t>Favor reiniciar o procedimento via CRF em casa, reencaminhando a documentação completa correta”.</w:t>
      </w:r>
    </w:p>
    <w:p w14:paraId="746AE60C" w14:textId="77777777" w:rsidR="0028201A" w:rsidRPr="00814388" w:rsidRDefault="0028201A" w:rsidP="0028201A">
      <w:pPr>
        <w:autoSpaceDE w:val="0"/>
        <w:autoSpaceDN w:val="0"/>
        <w:adjustRightInd w:val="0"/>
        <w:spacing w:after="0"/>
        <w:rPr>
          <w:rFonts w:cstheme="minorHAnsi"/>
          <w:b/>
          <w:bCs/>
          <w:sz w:val="24"/>
          <w:szCs w:val="24"/>
        </w:rPr>
      </w:pPr>
    </w:p>
    <w:p w14:paraId="4408553E" w14:textId="77777777" w:rsidR="0028201A" w:rsidRPr="00814388" w:rsidRDefault="0028201A" w:rsidP="0028201A">
      <w:pPr>
        <w:autoSpaceDE w:val="0"/>
        <w:autoSpaceDN w:val="0"/>
        <w:adjustRightInd w:val="0"/>
        <w:spacing w:after="0"/>
        <w:rPr>
          <w:rFonts w:cstheme="minorHAnsi"/>
          <w:color w:val="000000"/>
          <w:sz w:val="24"/>
          <w:szCs w:val="24"/>
        </w:rPr>
      </w:pPr>
      <w:r w:rsidRPr="00814388">
        <w:rPr>
          <w:rFonts w:cstheme="minorHAnsi"/>
          <w:b/>
          <w:bCs/>
          <w:sz w:val="24"/>
          <w:szCs w:val="24"/>
        </w:rPr>
        <w:t>B</w:t>
      </w:r>
      <w:r w:rsidRPr="004B0AF8">
        <w:rPr>
          <w:rFonts w:cstheme="minorHAnsi"/>
          <w:b/>
          <w:bCs/>
          <w:sz w:val="24"/>
          <w:szCs w:val="24"/>
          <w:highlight w:val="yellow"/>
        </w:rPr>
        <w:t>.</w:t>
      </w:r>
      <w:r w:rsidRPr="004B0AF8">
        <w:rPr>
          <w:rFonts w:cstheme="minorHAnsi"/>
          <w:sz w:val="24"/>
          <w:szCs w:val="24"/>
          <w:highlight w:val="yellow"/>
        </w:rPr>
        <w:t xml:space="preserve"> </w:t>
      </w:r>
      <w:r w:rsidRPr="004B0AF8">
        <w:rPr>
          <w:rFonts w:cstheme="minorHAnsi"/>
          <w:b/>
          <w:bCs/>
          <w:sz w:val="24"/>
          <w:szCs w:val="24"/>
          <w:highlight w:val="yellow"/>
        </w:rPr>
        <w:t>DOCUMENTAÇÃO CORRETA</w:t>
      </w:r>
      <w:r w:rsidRPr="00814388">
        <w:rPr>
          <w:rFonts w:cstheme="minorHAnsi"/>
          <w:b/>
          <w:bCs/>
          <w:sz w:val="24"/>
          <w:szCs w:val="24"/>
        </w:rPr>
        <w:t xml:space="preserve"> </w:t>
      </w:r>
      <w:r w:rsidRPr="00814388">
        <w:rPr>
          <w:rFonts w:cstheme="minorHAnsi"/>
          <w:sz w:val="24"/>
          <w:szCs w:val="24"/>
        </w:rPr>
        <w:t>no protocolo inserido no CRF em casa</w:t>
      </w:r>
      <w:r w:rsidRPr="00814388">
        <w:rPr>
          <w:rFonts w:cstheme="minorHAnsi"/>
          <w:color w:val="000000"/>
          <w:sz w:val="24"/>
          <w:szCs w:val="24"/>
        </w:rPr>
        <w:t>:</w:t>
      </w:r>
    </w:p>
    <w:p w14:paraId="0EBB012B" w14:textId="77777777" w:rsidR="0028201A" w:rsidRPr="00814388" w:rsidRDefault="0028201A" w:rsidP="0028201A">
      <w:pPr>
        <w:spacing w:after="0"/>
        <w:rPr>
          <w:rFonts w:cstheme="minorHAnsi"/>
          <w:b/>
          <w:bCs/>
          <w:sz w:val="24"/>
          <w:szCs w:val="24"/>
        </w:rPr>
      </w:pPr>
      <w:r w:rsidRPr="00814388">
        <w:rPr>
          <w:rFonts w:cstheme="minorHAnsi"/>
          <w:b/>
          <w:bCs/>
          <w:sz w:val="24"/>
          <w:szCs w:val="24"/>
        </w:rPr>
        <w:t>*LANÇAMENTOS NO SAGICON</w:t>
      </w:r>
    </w:p>
    <w:p w14:paraId="372899B3" w14:textId="77777777" w:rsidR="0028201A" w:rsidRPr="00814388" w:rsidRDefault="0028201A" w:rsidP="0028201A">
      <w:pPr>
        <w:spacing w:after="0"/>
        <w:rPr>
          <w:rFonts w:cstheme="minorHAnsi"/>
          <w:b/>
          <w:bCs/>
          <w:sz w:val="24"/>
          <w:szCs w:val="24"/>
        </w:rPr>
      </w:pPr>
      <w:r w:rsidRPr="00814388">
        <w:rPr>
          <w:rFonts w:cstheme="minorHAnsi"/>
          <w:b/>
          <w:bCs/>
          <w:sz w:val="24"/>
          <w:szCs w:val="24"/>
        </w:rPr>
        <w:lastRenderedPageBreak/>
        <w:t xml:space="preserve">Cadastro de Firma </w:t>
      </w:r>
    </w:p>
    <w:p w14:paraId="2B9D4205" w14:textId="77777777" w:rsidR="0028201A" w:rsidRPr="00814388" w:rsidRDefault="0028201A" w:rsidP="0028201A">
      <w:pPr>
        <w:spacing w:after="0"/>
        <w:rPr>
          <w:rFonts w:cstheme="minorHAnsi"/>
          <w:sz w:val="24"/>
          <w:szCs w:val="24"/>
        </w:rPr>
      </w:pPr>
      <w:r w:rsidRPr="00814388">
        <w:rPr>
          <w:rFonts w:cstheme="minorHAnsi"/>
          <w:sz w:val="24"/>
          <w:szCs w:val="24"/>
        </w:rPr>
        <w:t xml:space="preserve">A empresa já tem cadastro no CRF/PR. </w:t>
      </w:r>
    </w:p>
    <w:p w14:paraId="4AFA7310" w14:textId="77777777" w:rsidR="0028201A" w:rsidRPr="00814388" w:rsidRDefault="0028201A" w:rsidP="0028201A">
      <w:pPr>
        <w:spacing w:after="0"/>
        <w:rPr>
          <w:rFonts w:cstheme="minorHAnsi"/>
          <w:sz w:val="24"/>
          <w:szCs w:val="24"/>
        </w:rPr>
      </w:pPr>
      <w:r w:rsidRPr="00814388">
        <w:rPr>
          <w:rFonts w:cstheme="minorHAnsi"/>
          <w:sz w:val="24"/>
          <w:szCs w:val="24"/>
        </w:rPr>
        <w:t>Abrir o cadastro da empresa pela aba no protocolo.</w:t>
      </w:r>
    </w:p>
    <w:p w14:paraId="051CFDF7" w14:textId="77777777" w:rsidR="0028201A" w:rsidRPr="00814388" w:rsidRDefault="0028201A" w:rsidP="0028201A">
      <w:pPr>
        <w:pStyle w:val="Corpodetexto3"/>
        <w:spacing w:after="0" w:line="240" w:lineRule="auto"/>
        <w:rPr>
          <w:rFonts w:cstheme="minorHAnsi"/>
          <w:szCs w:val="24"/>
          <w:u w:val="single"/>
        </w:rPr>
      </w:pPr>
      <w:r w:rsidRPr="00814388">
        <w:rPr>
          <w:rFonts w:cstheme="minorHAnsi"/>
          <w:szCs w:val="24"/>
          <w:u w:val="single"/>
        </w:rPr>
        <w:t>Dados l:</w:t>
      </w:r>
    </w:p>
    <w:p w14:paraId="44479557" w14:textId="77777777" w:rsidR="0028201A" w:rsidRPr="00814388" w:rsidRDefault="0028201A" w:rsidP="0028201A">
      <w:pPr>
        <w:pStyle w:val="Corpodetexto3"/>
        <w:spacing w:after="0" w:line="240" w:lineRule="auto"/>
        <w:rPr>
          <w:rFonts w:cstheme="minorHAnsi"/>
          <w:b w:val="0"/>
          <w:bCs/>
          <w:szCs w:val="24"/>
        </w:rPr>
      </w:pPr>
      <w:r w:rsidRPr="00814388">
        <w:rPr>
          <w:rFonts w:cstheme="minorHAnsi"/>
          <w:b w:val="0"/>
          <w:bCs/>
          <w:szCs w:val="24"/>
        </w:rPr>
        <w:t>Verificar se a documentação apresentada corresponde aos dados do cadastro.</w:t>
      </w:r>
    </w:p>
    <w:p w14:paraId="093915AF" w14:textId="77777777" w:rsidR="0028201A" w:rsidRPr="00814388" w:rsidRDefault="0028201A" w:rsidP="0028201A">
      <w:pPr>
        <w:spacing w:after="0"/>
        <w:rPr>
          <w:rFonts w:cstheme="minorHAnsi"/>
          <w:sz w:val="24"/>
          <w:szCs w:val="24"/>
        </w:rPr>
      </w:pPr>
      <w:r w:rsidRPr="00814388">
        <w:rPr>
          <w:rFonts w:cstheme="minorHAnsi"/>
          <w:b/>
          <w:bCs/>
          <w:sz w:val="24"/>
          <w:szCs w:val="24"/>
        </w:rPr>
        <w:t>CNPJ</w:t>
      </w:r>
      <w:r w:rsidRPr="00814388">
        <w:rPr>
          <w:rFonts w:cstheme="minorHAnsi"/>
          <w:sz w:val="24"/>
          <w:szCs w:val="24"/>
        </w:rPr>
        <w:t>:</w:t>
      </w:r>
    </w:p>
    <w:p w14:paraId="6E017D57" w14:textId="77777777" w:rsidR="0028201A" w:rsidRPr="00814388" w:rsidRDefault="0028201A" w:rsidP="0028201A">
      <w:pPr>
        <w:spacing w:after="0"/>
        <w:rPr>
          <w:rFonts w:cstheme="minorHAnsi"/>
          <w:sz w:val="24"/>
          <w:szCs w:val="24"/>
        </w:rPr>
      </w:pPr>
      <w:r w:rsidRPr="00814388">
        <w:rPr>
          <w:rFonts w:cstheme="minorHAnsi"/>
          <w:b/>
          <w:bCs/>
          <w:sz w:val="24"/>
          <w:szCs w:val="24"/>
        </w:rPr>
        <w:t>Razão Social</w:t>
      </w:r>
      <w:r w:rsidRPr="00814388">
        <w:rPr>
          <w:rFonts w:cstheme="minorHAnsi"/>
          <w:sz w:val="24"/>
          <w:szCs w:val="24"/>
        </w:rPr>
        <w:t>: Nome completo da empresa com acentuação;</w:t>
      </w:r>
    </w:p>
    <w:p w14:paraId="4A32573C" w14:textId="77777777" w:rsidR="0028201A" w:rsidRPr="00814388" w:rsidRDefault="0028201A" w:rsidP="0028201A">
      <w:pPr>
        <w:spacing w:after="0"/>
        <w:rPr>
          <w:rFonts w:cstheme="minorHAnsi"/>
          <w:sz w:val="24"/>
          <w:szCs w:val="24"/>
        </w:rPr>
      </w:pPr>
      <w:r w:rsidRPr="00814388">
        <w:rPr>
          <w:rFonts w:cstheme="minorHAnsi"/>
          <w:b/>
          <w:bCs/>
          <w:sz w:val="24"/>
          <w:szCs w:val="24"/>
        </w:rPr>
        <w:t>Fantasia</w:t>
      </w:r>
      <w:r w:rsidRPr="00814388">
        <w:rPr>
          <w:rFonts w:cstheme="minorHAnsi"/>
          <w:sz w:val="24"/>
          <w:szCs w:val="24"/>
        </w:rPr>
        <w:t>: Nome fantasia com acentuação;</w:t>
      </w:r>
    </w:p>
    <w:p w14:paraId="0849708B" w14:textId="77777777" w:rsidR="0028201A" w:rsidRPr="00814388" w:rsidRDefault="0028201A" w:rsidP="0028201A">
      <w:pPr>
        <w:spacing w:after="0"/>
        <w:rPr>
          <w:rFonts w:cstheme="minorHAnsi"/>
          <w:sz w:val="24"/>
          <w:szCs w:val="24"/>
        </w:rPr>
      </w:pPr>
      <w:r w:rsidRPr="00814388">
        <w:rPr>
          <w:rFonts w:cstheme="minorHAnsi"/>
          <w:b/>
          <w:bCs/>
          <w:sz w:val="24"/>
          <w:szCs w:val="24"/>
        </w:rPr>
        <w:t>Categoria da Empresa</w:t>
      </w:r>
      <w:r w:rsidRPr="00814388">
        <w:rPr>
          <w:rFonts w:cstheme="minorHAnsi"/>
          <w:sz w:val="24"/>
          <w:szCs w:val="24"/>
        </w:rPr>
        <w:t>: Verificar a documentação apresentada se está de acordo.</w:t>
      </w:r>
    </w:p>
    <w:p w14:paraId="046F2C83" w14:textId="77777777" w:rsidR="0028201A" w:rsidRPr="00814388" w:rsidRDefault="0028201A" w:rsidP="0028201A">
      <w:pPr>
        <w:spacing w:after="0"/>
        <w:rPr>
          <w:rFonts w:cstheme="minorHAnsi"/>
          <w:b/>
          <w:bCs/>
          <w:sz w:val="24"/>
          <w:szCs w:val="24"/>
          <w:u w:val="single"/>
        </w:rPr>
      </w:pPr>
    </w:p>
    <w:p w14:paraId="380B50EB" w14:textId="77777777" w:rsidR="0028201A" w:rsidRPr="00814388" w:rsidRDefault="0028201A" w:rsidP="0028201A">
      <w:pPr>
        <w:spacing w:after="0"/>
        <w:rPr>
          <w:rFonts w:cstheme="minorHAnsi"/>
          <w:b/>
          <w:bCs/>
          <w:sz w:val="24"/>
          <w:szCs w:val="24"/>
        </w:rPr>
      </w:pPr>
      <w:r w:rsidRPr="00814388">
        <w:rPr>
          <w:rFonts w:cstheme="minorHAnsi"/>
          <w:b/>
          <w:bCs/>
          <w:sz w:val="24"/>
          <w:szCs w:val="24"/>
          <w:u w:val="single"/>
        </w:rPr>
        <w:t xml:space="preserve">Dados </w:t>
      </w:r>
      <w:proofErr w:type="spellStart"/>
      <w:r w:rsidRPr="00814388">
        <w:rPr>
          <w:rFonts w:cstheme="minorHAnsi"/>
          <w:b/>
          <w:bCs/>
          <w:sz w:val="24"/>
          <w:szCs w:val="24"/>
          <w:u w:val="single"/>
        </w:rPr>
        <w:t>ll</w:t>
      </w:r>
      <w:proofErr w:type="spellEnd"/>
      <w:r w:rsidRPr="00814388">
        <w:rPr>
          <w:rFonts w:cstheme="minorHAnsi"/>
          <w:b/>
          <w:bCs/>
          <w:sz w:val="24"/>
          <w:szCs w:val="24"/>
        </w:rPr>
        <w:t>:</w:t>
      </w:r>
    </w:p>
    <w:p w14:paraId="252C0B1C" w14:textId="77777777" w:rsidR="0028201A" w:rsidRPr="00814388" w:rsidRDefault="0028201A" w:rsidP="0028201A">
      <w:pPr>
        <w:spacing w:after="0"/>
        <w:rPr>
          <w:rFonts w:cstheme="minorHAnsi"/>
          <w:sz w:val="24"/>
          <w:szCs w:val="24"/>
        </w:rPr>
      </w:pPr>
      <w:r w:rsidRPr="00814388">
        <w:rPr>
          <w:rFonts w:cstheme="minorHAnsi"/>
          <w:b/>
          <w:bCs/>
          <w:sz w:val="24"/>
          <w:szCs w:val="24"/>
        </w:rPr>
        <w:t>Data aprovação plenária</w:t>
      </w:r>
      <w:r w:rsidRPr="00814388">
        <w:rPr>
          <w:rFonts w:cstheme="minorHAnsi"/>
          <w:sz w:val="24"/>
          <w:szCs w:val="24"/>
        </w:rPr>
        <w:t>: Esta data já estará informada;</w:t>
      </w:r>
    </w:p>
    <w:p w14:paraId="25B2EC71" w14:textId="77777777" w:rsidR="0028201A" w:rsidRPr="00814388" w:rsidRDefault="0028201A" w:rsidP="0028201A">
      <w:pPr>
        <w:spacing w:after="0"/>
        <w:rPr>
          <w:rFonts w:cstheme="minorHAnsi"/>
          <w:sz w:val="24"/>
          <w:szCs w:val="24"/>
        </w:rPr>
      </w:pPr>
      <w:r w:rsidRPr="00814388">
        <w:rPr>
          <w:rFonts w:cstheme="minorHAnsi"/>
          <w:b/>
          <w:bCs/>
          <w:sz w:val="24"/>
          <w:szCs w:val="24"/>
        </w:rPr>
        <w:t>Data Abertura da Firma</w:t>
      </w:r>
      <w:r w:rsidRPr="00814388">
        <w:rPr>
          <w:rFonts w:cstheme="minorHAnsi"/>
          <w:sz w:val="24"/>
          <w:szCs w:val="24"/>
        </w:rPr>
        <w:t>: Esta data já estará informada;</w:t>
      </w:r>
    </w:p>
    <w:p w14:paraId="5C257886" w14:textId="77777777" w:rsidR="0028201A" w:rsidRPr="00814388" w:rsidRDefault="0028201A" w:rsidP="0028201A">
      <w:pPr>
        <w:spacing w:after="0"/>
        <w:rPr>
          <w:rFonts w:cstheme="minorHAnsi"/>
          <w:sz w:val="24"/>
          <w:szCs w:val="24"/>
        </w:rPr>
      </w:pPr>
      <w:r w:rsidRPr="00814388">
        <w:rPr>
          <w:rFonts w:cstheme="minorHAnsi"/>
          <w:b/>
          <w:bCs/>
          <w:sz w:val="24"/>
          <w:szCs w:val="24"/>
        </w:rPr>
        <w:t>Data Validade do Certificado:</w:t>
      </w:r>
      <w:r w:rsidRPr="00814388">
        <w:rPr>
          <w:rFonts w:cstheme="minorHAnsi"/>
          <w:sz w:val="24"/>
          <w:szCs w:val="24"/>
        </w:rPr>
        <w:t xml:space="preserve"> informar a data quando houver contratos com prazo determinado, quando houver mais de um contrato, informar a data do prazo mais curto.</w:t>
      </w:r>
    </w:p>
    <w:p w14:paraId="248DA5D7" w14:textId="77777777" w:rsidR="0028201A" w:rsidRPr="00814388" w:rsidRDefault="0028201A" w:rsidP="0028201A">
      <w:pPr>
        <w:spacing w:after="0"/>
        <w:rPr>
          <w:rFonts w:cstheme="minorHAnsi"/>
          <w:sz w:val="24"/>
          <w:szCs w:val="24"/>
        </w:rPr>
      </w:pPr>
    </w:p>
    <w:p w14:paraId="691FF7EE" w14:textId="77777777" w:rsidR="0028201A" w:rsidRPr="00814388" w:rsidRDefault="0028201A" w:rsidP="0028201A">
      <w:pPr>
        <w:spacing w:after="0"/>
        <w:rPr>
          <w:rFonts w:cstheme="minorHAnsi"/>
          <w:b/>
          <w:bCs/>
          <w:sz w:val="24"/>
          <w:szCs w:val="24"/>
          <w:u w:val="single"/>
        </w:rPr>
      </w:pPr>
      <w:r w:rsidRPr="00814388">
        <w:rPr>
          <w:rFonts w:cstheme="minorHAnsi"/>
          <w:b/>
          <w:bCs/>
          <w:sz w:val="24"/>
          <w:szCs w:val="24"/>
          <w:u w:val="single"/>
        </w:rPr>
        <w:t>Contatos:</w:t>
      </w:r>
    </w:p>
    <w:p w14:paraId="0A77429A" w14:textId="77777777" w:rsidR="0028201A" w:rsidRPr="00814388" w:rsidRDefault="0028201A" w:rsidP="0028201A">
      <w:pPr>
        <w:spacing w:after="0"/>
        <w:rPr>
          <w:rFonts w:cstheme="minorHAnsi"/>
          <w:sz w:val="24"/>
          <w:szCs w:val="24"/>
        </w:rPr>
      </w:pPr>
      <w:r w:rsidRPr="00814388">
        <w:rPr>
          <w:rFonts w:cstheme="minorHAnsi"/>
          <w:sz w:val="24"/>
          <w:szCs w:val="24"/>
        </w:rPr>
        <w:t xml:space="preserve">Verificar se o endereço está completo rua, n.º, bairro, cidade. </w:t>
      </w:r>
    </w:p>
    <w:p w14:paraId="1C42B8F5" w14:textId="77777777" w:rsidR="0028201A" w:rsidRPr="00814388" w:rsidRDefault="0028201A" w:rsidP="0028201A">
      <w:pPr>
        <w:spacing w:after="0"/>
        <w:rPr>
          <w:rFonts w:cstheme="minorHAnsi"/>
          <w:sz w:val="24"/>
          <w:szCs w:val="24"/>
        </w:rPr>
      </w:pPr>
      <w:r w:rsidRPr="00814388">
        <w:rPr>
          <w:rFonts w:cstheme="minorHAnsi"/>
          <w:b/>
          <w:bCs/>
          <w:sz w:val="24"/>
          <w:szCs w:val="24"/>
        </w:rPr>
        <w:t>Celular, Telefone e E-mail Principal:</w:t>
      </w:r>
      <w:r w:rsidRPr="00814388">
        <w:rPr>
          <w:rFonts w:cstheme="minorHAnsi"/>
          <w:sz w:val="24"/>
          <w:szCs w:val="24"/>
        </w:rPr>
        <w:t xml:space="preserve"> Atualizar conforme informado no formulário.</w:t>
      </w:r>
    </w:p>
    <w:p w14:paraId="46BE4C85" w14:textId="77777777" w:rsidR="0028201A" w:rsidRPr="00814388" w:rsidRDefault="0028201A" w:rsidP="0028201A">
      <w:pPr>
        <w:spacing w:after="0"/>
        <w:rPr>
          <w:rFonts w:cstheme="minorHAnsi"/>
          <w:b/>
          <w:bCs/>
          <w:sz w:val="24"/>
          <w:szCs w:val="24"/>
          <w:u w:val="single"/>
        </w:rPr>
      </w:pPr>
    </w:p>
    <w:p w14:paraId="0D8A6907" w14:textId="77777777" w:rsidR="0028201A" w:rsidRPr="00814388" w:rsidRDefault="0028201A" w:rsidP="0028201A">
      <w:pPr>
        <w:spacing w:after="0"/>
        <w:rPr>
          <w:rFonts w:cstheme="minorHAnsi"/>
          <w:b/>
          <w:bCs/>
          <w:sz w:val="24"/>
          <w:szCs w:val="24"/>
        </w:rPr>
      </w:pPr>
      <w:r w:rsidRPr="00814388">
        <w:rPr>
          <w:rFonts w:cstheme="minorHAnsi"/>
          <w:b/>
          <w:bCs/>
          <w:sz w:val="24"/>
          <w:szCs w:val="24"/>
          <w:u w:val="single"/>
        </w:rPr>
        <w:t>Sócios:</w:t>
      </w:r>
      <w:r w:rsidRPr="00814388">
        <w:rPr>
          <w:rFonts w:cstheme="minorHAnsi"/>
          <w:b/>
          <w:bCs/>
          <w:sz w:val="24"/>
          <w:szCs w:val="24"/>
        </w:rPr>
        <w:t xml:space="preserve"> </w:t>
      </w:r>
    </w:p>
    <w:p w14:paraId="11EBFBCD" w14:textId="77777777" w:rsidR="0028201A" w:rsidRPr="00814388" w:rsidRDefault="0028201A" w:rsidP="0028201A">
      <w:pPr>
        <w:spacing w:after="0"/>
        <w:rPr>
          <w:rFonts w:cstheme="minorHAnsi"/>
          <w:sz w:val="24"/>
          <w:szCs w:val="24"/>
        </w:rPr>
      </w:pPr>
      <w:r w:rsidRPr="00814388">
        <w:rPr>
          <w:rFonts w:cstheme="minorHAnsi"/>
          <w:sz w:val="24"/>
          <w:szCs w:val="24"/>
        </w:rPr>
        <w:t xml:space="preserve">Os sócios já estarão lançados. </w:t>
      </w:r>
    </w:p>
    <w:p w14:paraId="25279B2D" w14:textId="77777777" w:rsidR="0028201A" w:rsidRPr="00814388" w:rsidRDefault="0028201A" w:rsidP="0028201A">
      <w:pPr>
        <w:pStyle w:val="Textoembloco"/>
        <w:widowControl/>
        <w:ind w:left="0" w:right="0"/>
        <w:rPr>
          <w:rFonts w:asciiTheme="minorHAnsi" w:hAnsiTheme="minorHAnsi" w:cstheme="minorHAnsi"/>
          <w:b/>
          <w:bCs/>
        </w:rPr>
      </w:pPr>
      <w:r w:rsidRPr="00814388">
        <w:rPr>
          <w:rFonts w:asciiTheme="minorHAnsi" w:hAnsiTheme="minorHAnsi" w:cstheme="minorHAnsi"/>
          <w:b/>
          <w:bCs/>
          <w:u w:val="single"/>
        </w:rPr>
        <w:t>Preposto Representante Legal</w:t>
      </w:r>
      <w:r w:rsidRPr="00814388">
        <w:rPr>
          <w:rFonts w:asciiTheme="minorHAnsi" w:hAnsiTheme="minorHAnsi" w:cstheme="minorHAnsi"/>
          <w:b/>
          <w:bCs/>
        </w:rPr>
        <w:t>:</w:t>
      </w:r>
    </w:p>
    <w:p w14:paraId="7B78CD8F" w14:textId="77777777" w:rsidR="0028201A" w:rsidRPr="00814388" w:rsidRDefault="0028201A" w:rsidP="0028201A">
      <w:pPr>
        <w:pStyle w:val="Textoembloco"/>
        <w:widowControl/>
        <w:ind w:left="0" w:right="0"/>
        <w:rPr>
          <w:rFonts w:asciiTheme="minorHAnsi" w:hAnsiTheme="minorHAnsi" w:cstheme="minorHAnsi"/>
        </w:rPr>
      </w:pPr>
      <w:r w:rsidRPr="00814388">
        <w:rPr>
          <w:rFonts w:asciiTheme="minorHAnsi" w:hAnsiTheme="minorHAnsi" w:cstheme="minorHAnsi"/>
        </w:rPr>
        <w:t>Se for apresentado procuração, poderá ser lançado no sistema como preposto.</w:t>
      </w:r>
    </w:p>
    <w:p w14:paraId="6472DA56" w14:textId="77777777" w:rsidR="0028201A" w:rsidRPr="00814388" w:rsidRDefault="0028201A" w:rsidP="0028201A">
      <w:pPr>
        <w:pStyle w:val="Textoembloco"/>
        <w:widowControl/>
        <w:ind w:left="0" w:right="0"/>
        <w:rPr>
          <w:rFonts w:asciiTheme="minorHAnsi" w:hAnsiTheme="minorHAnsi" w:cstheme="minorHAnsi"/>
          <w:b/>
          <w:bCs/>
        </w:rPr>
      </w:pPr>
      <w:r w:rsidRPr="00814388">
        <w:rPr>
          <w:rFonts w:asciiTheme="minorHAnsi" w:hAnsiTheme="minorHAnsi" w:cstheme="minorHAnsi"/>
          <w:b/>
          <w:bCs/>
        </w:rPr>
        <w:t>Inserir preposto</w:t>
      </w:r>
    </w:p>
    <w:p w14:paraId="252F0AF5" w14:textId="77777777" w:rsidR="0028201A" w:rsidRPr="00814388" w:rsidRDefault="0028201A" w:rsidP="0028201A">
      <w:pPr>
        <w:spacing w:after="0"/>
        <w:rPr>
          <w:rFonts w:cstheme="minorHAnsi"/>
          <w:sz w:val="24"/>
          <w:szCs w:val="24"/>
        </w:rPr>
      </w:pPr>
      <w:r w:rsidRPr="00814388">
        <w:rPr>
          <w:rFonts w:cstheme="minorHAnsi"/>
          <w:sz w:val="24"/>
          <w:szCs w:val="24"/>
        </w:rPr>
        <w:t xml:space="preserve">No canto direito clicar em </w:t>
      </w:r>
      <w:r w:rsidRPr="00814388">
        <w:rPr>
          <w:rFonts w:cstheme="minorHAnsi"/>
          <w:b/>
          <w:bCs/>
          <w:sz w:val="24"/>
          <w:szCs w:val="24"/>
        </w:rPr>
        <w:t>Cad. Leigo</w:t>
      </w:r>
      <w:r w:rsidRPr="00814388">
        <w:rPr>
          <w:rFonts w:cstheme="minorHAnsi"/>
          <w:sz w:val="24"/>
          <w:szCs w:val="24"/>
        </w:rPr>
        <w:t xml:space="preserve">. </w:t>
      </w:r>
    </w:p>
    <w:p w14:paraId="18C41A32" w14:textId="77777777" w:rsidR="0028201A" w:rsidRPr="00814388" w:rsidRDefault="0028201A" w:rsidP="0028201A">
      <w:pPr>
        <w:spacing w:after="0"/>
        <w:rPr>
          <w:rFonts w:cstheme="minorHAnsi"/>
          <w:sz w:val="24"/>
          <w:szCs w:val="24"/>
        </w:rPr>
      </w:pPr>
      <w:r w:rsidRPr="00814388">
        <w:rPr>
          <w:rFonts w:cstheme="minorHAnsi"/>
          <w:sz w:val="24"/>
          <w:szCs w:val="24"/>
        </w:rPr>
        <w:t>Preencher os dados completos começando pelo CPF. Caso o procurador ou representante legal já tenha cadastro o sistema informará que o CPF já está cadastrado e informa o número da inscrição.</w:t>
      </w:r>
    </w:p>
    <w:p w14:paraId="362DA4B1" w14:textId="77777777" w:rsidR="0028201A" w:rsidRPr="00814388" w:rsidRDefault="0028201A" w:rsidP="0028201A">
      <w:pPr>
        <w:spacing w:after="0"/>
        <w:rPr>
          <w:rFonts w:cstheme="minorHAnsi"/>
          <w:sz w:val="24"/>
          <w:szCs w:val="24"/>
        </w:rPr>
      </w:pPr>
      <w:r w:rsidRPr="00814388">
        <w:rPr>
          <w:rFonts w:cstheme="minorHAnsi"/>
          <w:sz w:val="24"/>
          <w:szCs w:val="24"/>
        </w:rPr>
        <w:t>Após salvar o lançamento, o sistema abre uma nova aba com o nome que foi cadastrado. Deverá completar a data de início (data da assinatura da procuração) – informar também a data de validade quando houver.</w:t>
      </w:r>
    </w:p>
    <w:p w14:paraId="1013DA71" w14:textId="77777777" w:rsidR="0028201A" w:rsidRPr="00814388" w:rsidRDefault="0028201A" w:rsidP="0028201A">
      <w:pPr>
        <w:spacing w:after="0"/>
        <w:rPr>
          <w:rFonts w:cstheme="minorHAnsi"/>
          <w:b/>
          <w:bCs/>
          <w:sz w:val="24"/>
          <w:szCs w:val="24"/>
        </w:rPr>
      </w:pPr>
      <w:r w:rsidRPr="00814388">
        <w:rPr>
          <w:rFonts w:cstheme="minorHAnsi"/>
          <w:b/>
          <w:bCs/>
          <w:sz w:val="24"/>
          <w:szCs w:val="24"/>
          <w:u w:val="single"/>
        </w:rPr>
        <w:t>Horários</w:t>
      </w:r>
      <w:r w:rsidRPr="00814388">
        <w:rPr>
          <w:rFonts w:cstheme="minorHAnsi"/>
          <w:b/>
          <w:bCs/>
          <w:sz w:val="24"/>
          <w:szCs w:val="24"/>
        </w:rPr>
        <w:t>:</w:t>
      </w:r>
    </w:p>
    <w:p w14:paraId="64AFE71B" w14:textId="77777777" w:rsidR="0028201A" w:rsidRPr="00814388" w:rsidRDefault="0028201A" w:rsidP="0028201A">
      <w:pPr>
        <w:spacing w:after="0"/>
        <w:rPr>
          <w:rFonts w:cstheme="minorHAnsi"/>
          <w:b/>
          <w:bCs/>
          <w:sz w:val="24"/>
          <w:szCs w:val="24"/>
        </w:rPr>
      </w:pPr>
      <w:r w:rsidRPr="00814388">
        <w:rPr>
          <w:rFonts w:cstheme="minorHAnsi"/>
          <w:b/>
          <w:bCs/>
          <w:sz w:val="24"/>
          <w:szCs w:val="24"/>
        </w:rPr>
        <w:t>Horário de Funcionamento</w:t>
      </w:r>
    </w:p>
    <w:p w14:paraId="4B41F0A4" w14:textId="77777777" w:rsidR="0028201A" w:rsidRPr="00814388" w:rsidRDefault="0028201A" w:rsidP="0028201A">
      <w:pPr>
        <w:spacing w:after="0"/>
        <w:rPr>
          <w:rFonts w:cstheme="minorHAnsi"/>
          <w:sz w:val="24"/>
          <w:szCs w:val="24"/>
        </w:rPr>
      </w:pPr>
      <w:r w:rsidRPr="00814388">
        <w:rPr>
          <w:rFonts w:cstheme="minorHAnsi"/>
          <w:sz w:val="24"/>
          <w:szCs w:val="24"/>
        </w:rPr>
        <w:t>Verificar se o horário de funcionamento corresponde ao informado no formulário, se for diferente deverá ser alterado.</w:t>
      </w:r>
    </w:p>
    <w:p w14:paraId="3BB9AAC1" w14:textId="77777777" w:rsidR="0028201A" w:rsidRPr="00814388" w:rsidRDefault="0028201A" w:rsidP="0028201A">
      <w:pPr>
        <w:spacing w:after="0"/>
        <w:rPr>
          <w:rFonts w:cstheme="minorHAnsi"/>
          <w:sz w:val="24"/>
          <w:szCs w:val="24"/>
        </w:rPr>
      </w:pPr>
      <w:bookmarkStart w:id="9" w:name="_Hlk117621245"/>
      <w:r w:rsidRPr="00814388">
        <w:rPr>
          <w:rFonts w:cstheme="minorHAnsi"/>
          <w:sz w:val="24"/>
          <w:szCs w:val="24"/>
        </w:rPr>
        <w:t>No canto direito clicar na “Lixeira” da linha para excluir o horário existente;</w:t>
      </w:r>
    </w:p>
    <w:p w14:paraId="5CD88C86" w14:textId="77777777" w:rsidR="0028201A" w:rsidRPr="00814388" w:rsidRDefault="0028201A" w:rsidP="0028201A">
      <w:pPr>
        <w:spacing w:after="0"/>
        <w:rPr>
          <w:rFonts w:cstheme="minorHAnsi"/>
          <w:sz w:val="24"/>
          <w:szCs w:val="24"/>
        </w:rPr>
      </w:pPr>
      <w:r w:rsidRPr="00814388">
        <w:rPr>
          <w:rFonts w:cstheme="minorHAnsi"/>
          <w:sz w:val="24"/>
          <w:szCs w:val="24"/>
        </w:rPr>
        <w:t xml:space="preserve">No canto direito clicar em </w:t>
      </w:r>
      <w:r w:rsidRPr="00814388">
        <w:rPr>
          <w:rFonts w:cstheme="minorHAnsi"/>
          <w:b/>
          <w:bCs/>
          <w:sz w:val="24"/>
          <w:szCs w:val="24"/>
        </w:rPr>
        <w:t>Adicionar Horário</w:t>
      </w:r>
      <w:r w:rsidRPr="00814388">
        <w:rPr>
          <w:rFonts w:cstheme="minorHAnsi"/>
          <w:sz w:val="24"/>
          <w:szCs w:val="24"/>
        </w:rPr>
        <w:t xml:space="preserve"> </w:t>
      </w:r>
    </w:p>
    <w:p w14:paraId="7A93C56C" w14:textId="77777777" w:rsidR="0028201A" w:rsidRPr="00814388" w:rsidRDefault="0028201A" w:rsidP="0028201A">
      <w:pPr>
        <w:spacing w:after="0"/>
        <w:rPr>
          <w:rFonts w:cstheme="minorHAnsi"/>
          <w:sz w:val="24"/>
          <w:szCs w:val="24"/>
        </w:rPr>
      </w:pPr>
      <w:r w:rsidRPr="00814388">
        <w:rPr>
          <w:rFonts w:cstheme="minorHAnsi"/>
          <w:sz w:val="24"/>
          <w:szCs w:val="24"/>
        </w:rPr>
        <w:t>Incluir o horário conforme informado no formulário, cada intervalo deverá ser lançado em uma nova linha</w:t>
      </w:r>
      <w:bookmarkEnd w:id="9"/>
      <w:r w:rsidRPr="00814388">
        <w:rPr>
          <w:rFonts w:cstheme="minorHAnsi"/>
          <w:sz w:val="24"/>
          <w:szCs w:val="24"/>
        </w:rPr>
        <w:t>.</w:t>
      </w:r>
    </w:p>
    <w:p w14:paraId="1209AAC9" w14:textId="77777777" w:rsidR="0028201A" w:rsidRPr="00814388" w:rsidRDefault="0028201A" w:rsidP="0028201A">
      <w:pPr>
        <w:spacing w:after="0"/>
        <w:rPr>
          <w:rFonts w:cstheme="minorHAnsi"/>
          <w:b/>
          <w:bCs/>
          <w:sz w:val="24"/>
          <w:szCs w:val="24"/>
          <w:u w:val="single"/>
        </w:rPr>
      </w:pPr>
      <w:r w:rsidRPr="00814388">
        <w:rPr>
          <w:rFonts w:cstheme="minorHAnsi"/>
          <w:b/>
          <w:bCs/>
          <w:sz w:val="24"/>
          <w:szCs w:val="24"/>
          <w:u w:val="single"/>
        </w:rPr>
        <w:t xml:space="preserve"> </w:t>
      </w:r>
    </w:p>
    <w:p w14:paraId="17E99FE3" w14:textId="77777777" w:rsidR="0028201A" w:rsidRPr="00814388" w:rsidRDefault="0028201A" w:rsidP="0028201A">
      <w:pPr>
        <w:spacing w:after="0"/>
        <w:rPr>
          <w:rFonts w:cstheme="minorHAnsi"/>
          <w:b/>
          <w:bCs/>
          <w:sz w:val="24"/>
          <w:szCs w:val="24"/>
        </w:rPr>
      </w:pPr>
      <w:r w:rsidRPr="00814388">
        <w:rPr>
          <w:rFonts w:cstheme="minorHAnsi"/>
          <w:b/>
          <w:bCs/>
          <w:sz w:val="24"/>
          <w:szCs w:val="24"/>
        </w:rPr>
        <w:t>Plantão</w:t>
      </w:r>
    </w:p>
    <w:p w14:paraId="78A78A26" w14:textId="77777777" w:rsidR="0028201A" w:rsidRPr="00814388" w:rsidRDefault="0028201A" w:rsidP="0028201A">
      <w:pPr>
        <w:spacing w:after="0"/>
        <w:rPr>
          <w:rFonts w:cstheme="minorHAnsi"/>
          <w:sz w:val="24"/>
          <w:szCs w:val="24"/>
        </w:rPr>
      </w:pPr>
      <w:r w:rsidRPr="00814388">
        <w:rPr>
          <w:rFonts w:cstheme="minorHAnsi"/>
          <w:sz w:val="24"/>
          <w:szCs w:val="24"/>
        </w:rPr>
        <w:t>Verificar se o horário de plantão corresponde ao informado no formulário, se for diferente deverá ser alterado.</w:t>
      </w:r>
    </w:p>
    <w:p w14:paraId="4E6BC6F8" w14:textId="77777777" w:rsidR="0028201A" w:rsidRPr="00814388" w:rsidRDefault="0028201A" w:rsidP="0028201A">
      <w:pPr>
        <w:spacing w:after="0"/>
        <w:rPr>
          <w:rFonts w:cstheme="minorHAnsi"/>
          <w:sz w:val="24"/>
          <w:szCs w:val="24"/>
        </w:rPr>
      </w:pPr>
      <w:r w:rsidRPr="00814388">
        <w:rPr>
          <w:rFonts w:cstheme="minorHAnsi"/>
          <w:sz w:val="24"/>
          <w:szCs w:val="24"/>
        </w:rPr>
        <w:t>No canto direito clicar na lixeira da linha do horário para excluir o horário existente;</w:t>
      </w:r>
    </w:p>
    <w:p w14:paraId="17BCF8FB" w14:textId="77777777" w:rsidR="0028201A" w:rsidRPr="00814388" w:rsidRDefault="0028201A" w:rsidP="0028201A">
      <w:pPr>
        <w:spacing w:after="0"/>
        <w:rPr>
          <w:rFonts w:cstheme="minorHAnsi"/>
          <w:sz w:val="24"/>
          <w:szCs w:val="24"/>
        </w:rPr>
      </w:pPr>
      <w:r w:rsidRPr="00814388">
        <w:rPr>
          <w:rFonts w:cstheme="minorHAnsi"/>
          <w:sz w:val="24"/>
          <w:szCs w:val="24"/>
        </w:rPr>
        <w:t xml:space="preserve">No canto direito clicar em </w:t>
      </w:r>
      <w:r w:rsidRPr="00814388">
        <w:rPr>
          <w:rFonts w:cstheme="minorHAnsi"/>
          <w:b/>
          <w:bCs/>
          <w:sz w:val="24"/>
          <w:szCs w:val="24"/>
        </w:rPr>
        <w:t>Adicionar Horário</w:t>
      </w:r>
      <w:r w:rsidRPr="00814388">
        <w:rPr>
          <w:rFonts w:cstheme="minorHAnsi"/>
          <w:sz w:val="24"/>
          <w:szCs w:val="24"/>
        </w:rPr>
        <w:t xml:space="preserve"> </w:t>
      </w:r>
    </w:p>
    <w:p w14:paraId="47A86357" w14:textId="77777777" w:rsidR="0028201A" w:rsidRPr="00814388" w:rsidRDefault="0028201A" w:rsidP="0028201A">
      <w:pPr>
        <w:spacing w:after="0"/>
        <w:rPr>
          <w:rFonts w:cstheme="minorHAnsi"/>
          <w:sz w:val="24"/>
          <w:szCs w:val="24"/>
        </w:rPr>
      </w:pPr>
      <w:r w:rsidRPr="00814388">
        <w:rPr>
          <w:rFonts w:cstheme="minorHAnsi"/>
          <w:sz w:val="24"/>
          <w:szCs w:val="24"/>
        </w:rPr>
        <w:t>Incluir o horário conforme informado no formulário, cada intervalo deverá ser lançado em uma nova linha.</w:t>
      </w:r>
    </w:p>
    <w:p w14:paraId="21F7D640" w14:textId="77777777" w:rsidR="0028201A" w:rsidRPr="00814388" w:rsidRDefault="0028201A" w:rsidP="0028201A">
      <w:pPr>
        <w:spacing w:after="0"/>
        <w:rPr>
          <w:rFonts w:cstheme="minorHAnsi"/>
          <w:color w:val="FF0000"/>
          <w:sz w:val="24"/>
          <w:szCs w:val="24"/>
        </w:rPr>
      </w:pPr>
    </w:p>
    <w:p w14:paraId="3BE32054" w14:textId="77777777" w:rsidR="0028201A" w:rsidRPr="00814388" w:rsidRDefault="0028201A" w:rsidP="0028201A">
      <w:pPr>
        <w:spacing w:after="0"/>
        <w:rPr>
          <w:rFonts w:cstheme="minorHAnsi"/>
          <w:b/>
          <w:bCs/>
          <w:sz w:val="24"/>
          <w:szCs w:val="24"/>
        </w:rPr>
      </w:pPr>
      <w:r w:rsidRPr="00814388">
        <w:rPr>
          <w:rFonts w:cstheme="minorHAnsi"/>
          <w:b/>
          <w:bCs/>
          <w:sz w:val="24"/>
          <w:szCs w:val="24"/>
          <w:u w:val="single"/>
        </w:rPr>
        <w:t>Responsáveis técnicos</w:t>
      </w:r>
      <w:r w:rsidRPr="00814388">
        <w:rPr>
          <w:rFonts w:cstheme="minorHAnsi"/>
          <w:b/>
          <w:bCs/>
          <w:sz w:val="24"/>
          <w:szCs w:val="24"/>
        </w:rPr>
        <w:t>:</w:t>
      </w:r>
    </w:p>
    <w:p w14:paraId="135C1082" w14:textId="77777777" w:rsidR="0028201A" w:rsidRPr="00814388" w:rsidRDefault="0028201A" w:rsidP="0028201A">
      <w:pPr>
        <w:spacing w:after="0"/>
        <w:rPr>
          <w:rFonts w:cstheme="minorHAnsi"/>
          <w:sz w:val="24"/>
          <w:szCs w:val="24"/>
        </w:rPr>
      </w:pPr>
      <w:r w:rsidRPr="00814388">
        <w:rPr>
          <w:rFonts w:cstheme="minorHAnsi"/>
          <w:sz w:val="24"/>
          <w:szCs w:val="24"/>
        </w:rPr>
        <w:t xml:space="preserve">Esta aba sempre abrirá na aba dos </w:t>
      </w:r>
    </w:p>
    <w:p w14:paraId="4DF20479" w14:textId="77777777" w:rsidR="0028201A" w:rsidRPr="00814388" w:rsidRDefault="0028201A" w:rsidP="0028201A">
      <w:pPr>
        <w:spacing w:after="0"/>
        <w:rPr>
          <w:rFonts w:cstheme="minorHAnsi"/>
          <w:sz w:val="24"/>
          <w:szCs w:val="24"/>
        </w:rPr>
      </w:pPr>
      <w:r w:rsidRPr="00814388">
        <w:rPr>
          <w:rFonts w:cstheme="minorHAnsi"/>
          <w:b/>
          <w:bCs/>
          <w:sz w:val="24"/>
          <w:szCs w:val="24"/>
        </w:rPr>
        <w:t>Contratos Ativos</w:t>
      </w:r>
    </w:p>
    <w:p w14:paraId="58A2671A" w14:textId="77777777" w:rsidR="0028201A" w:rsidRPr="00814388" w:rsidRDefault="0028201A" w:rsidP="0028201A">
      <w:pPr>
        <w:spacing w:after="0"/>
        <w:rPr>
          <w:rFonts w:cstheme="minorHAnsi"/>
          <w:sz w:val="24"/>
          <w:szCs w:val="24"/>
        </w:rPr>
      </w:pPr>
      <w:r w:rsidRPr="00814388">
        <w:rPr>
          <w:rFonts w:cstheme="minorHAnsi"/>
          <w:sz w:val="24"/>
          <w:szCs w:val="24"/>
        </w:rPr>
        <w:t>Estará informado os profissionais cadastrados na empresa.</w:t>
      </w:r>
    </w:p>
    <w:p w14:paraId="695A45C8" w14:textId="77777777" w:rsidR="0028201A" w:rsidRPr="00814388" w:rsidRDefault="0028201A" w:rsidP="0028201A">
      <w:pPr>
        <w:spacing w:after="0"/>
        <w:rPr>
          <w:rFonts w:cstheme="minorHAnsi"/>
          <w:sz w:val="24"/>
          <w:szCs w:val="24"/>
        </w:rPr>
      </w:pPr>
      <w:r w:rsidRPr="00814388">
        <w:rPr>
          <w:rFonts w:cstheme="minorHAnsi"/>
          <w:sz w:val="24"/>
          <w:szCs w:val="24"/>
        </w:rPr>
        <w:lastRenderedPageBreak/>
        <w:t>Selecione um dos profissionais e no canto esquerdo clica no “Lápis” para editar o cadastro do profissional;</w:t>
      </w:r>
    </w:p>
    <w:p w14:paraId="4733F4BB" w14:textId="77777777" w:rsidR="0028201A" w:rsidRPr="00814388" w:rsidRDefault="0028201A" w:rsidP="0028201A">
      <w:pPr>
        <w:spacing w:after="0"/>
        <w:rPr>
          <w:rFonts w:cstheme="minorHAnsi"/>
          <w:b/>
          <w:bCs/>
          <w:sz w:val="24"/>
          <w:szCs w:val="24"/>
        </w:rPr>
      </w:pPr>
      <w:r w:rsidRPr="00814388">
        <w:rPr>
          <w:rFonts w:cstheme="minorHAnsi"/>
          <w:b/>
          <w:bCs/>
          <w:sz w:val="24"/>
          <w:szCs w:val="24"/>
        </w:rPr>
        <w:t>Horário de RT:</w:t>
      </w:r>
    </w:p>
    <w:p w14:paraId="2F407311" w14:textId="77777777" w:rsidR="0028201A" w:rsidRPr="00814388" w:rsidRDefault="0028201A" w:rsidP="0028201A">
      <w:pPr>
        <w:spacing w:after="0"/>
        <w:rPr>
          <w:rFonts w:cstheme="minorHAnsi"/>
          <w:sz w:val="24"/>
          <w:szCs w:val="24"/>
        </w:rPr>
      </w:pPr>
      <w:r w:rsidRPr="00814388">
        <w:rPr>
          <w:rFonts w:cstheme="minorHAnsi"/>
          <w:sz w:val="24"/>
          <w:szCs w:val="24"/>
        </w:rPr>
        <w:t>No canto direito clica no “Lápis” da linha para editar o horário;</w:t>
      </w:r>
    </w:p>
    <w:p w14:paraId="568B1171" w14:textId="77777777" w:rsidR="0028201A" w:rsidRPr="00814388" w:rsidRDefault="0028201A" w:rsidP="0028201A">
      <w:pPr>
        <w:spacing w:after="0"/>
        <w:rPr>
          <w:rFonts w:cstheme="minorHAnsi"/>
          <w:sz w:val="24"/>
          <w:szCs w:val="24"/>
        </w:rPr>
      </w:pPr>
      <w:r w:rsidRPr="00814388">
        <w:rPr>
          <w:rFonts w:cstheme="minorHAnsi"/>
          <w:sz w:val="24"/>
          <w:szCs w:val="24"/>
        </w:rPr>
        <w:t>No canto direito clicar na “Lixeira” da linha para excluir o horário existente;</w:t>
      </w:r>
    </w:p>
    <w:p w14:paraId="3028F3B8" w14:textId="77777777" w:rsidR="0028201A" w:rsidRPr="00814388" w:rsidRDefault="0028201A" w:rsidP="0028201A">
      <w:pPr>
        <w:spacing w:after="0"/>
        <w:rPr>
          <w:rFonts w:cstheme="minorHAnsi"/>
          <w:sz w:val="24"/>
          <w:szCs w:val="24"/>
        </w:rPr>
      </w:pPr>
      <w:r w:rsidRPr="00814388">
        <w:rPr>
          <w:rFonts w:cstheme="minorHAnsi"/>
          <w:sz w:val="24"/>
          <w:szCs w:val="24"/>
        </w:rPr>
        <w:t xml:space="preserve">No canto direito clicar em </w:t>
      </w:r>
      <w:r w:rsidRPr="00814388">
        <w:rPr>
          <w:rFonts w:cstheme="minorHAnsi"/>
          <w:b/>
          <w:bCs/>
          <w:sz w:val="24"/>
          <w:szCs w:val="24"/>
        </w:rPr>
        <w:t>Adicionar Horário</w:t>
      </w:r>
    </w:p>
    <w:p w14:paraId="2E1AA140" w14:textId="77777777" w:rsidR="0028201A" w:rsidRPr="00814388" w:rsidRDefault="0028201A" w:rsidP="0028201A">
      <w:pPr>
        <w:spacing w:after="0"/>
        <w:rPr>
          <w:rFonts w:cstheme="minorHAnsi"/>
          <w:sz w:val="24"/>
          <w:szCs w:val="24"/>
        </w:rPr>
      </w:pPr>
      <w:r w:rsidRPr="00814388">
        <w:rPr>
          <w:rFonts w:cstheme="minorHAnsi"/>
          <w:sz w:val="24"/>
          <w:szCs w:val="24"/>
        </w:rPr>
        <w:t>Incluir o horário conforme informado no formulário, cada intervalo deverá ser lançado em uma nova linha.</w:t>
      </w:r>
    </w:p>
    <w:p w14:paraId="4EA8F20F" w14:textId="77777777" w:rsidR="0028201A" w:rsidRPr="00814388" w:rsidRDefault="0028201A" w:rsidP="0028201A">
      <w:pPr>
        <w:spacing w:after="0"/>
        <w:rPr>
          <w:rFonts w:cstheme="minorHAnsi"/>
          <w:b/>
          <w:bCs/>
          <w:sz w:val="24"/>
          <w:szCs w:val="24"/>
        </w:rPr>
      </w:pPr>
      <w:r w:rsidRPr="00814388">
        <w:rPr>
          <w:rFonts w:cstheme="minorHAnsi"/>
          <w:b/>
          <w:bCs/>
          <w:sz w:val="24"/>
          <w:szCs w:val="24"/>
        </w:rPr>
        <w:t>Plantão RT:</w:t>
      </w:r>
    </w:p>
    <w:p w14:paraId="425B132C" w14:textId="77777777" w:rsidR="0028201A" w:rsidRPr="00814388" w:rsidRDefault="0028201A" w:rsidP="0028201A">
      <w:pPr>
        <w:spacing w:after="0"/>
        <w:rPr>
          <w:rFonts w:cstheme="minorHAnsi"/>
          <w:sz w:val="24"/>
          <w:szCs w:val="24"/>
        </w:rPr>
      </w:pPr>
      <w:r w:rsidRPr="00814388">
        <w:rPr>
          <w:rFonts w:cstheme="minorHAnsi"/>
          <w:sz w:val="24"/>
          <w:szCs w:val="24"/>
        </w:rPr>
        <w:t>No canto direito clica no “Lápis” da linha para editar o horário;</w:t>
      </w:r>
    </w:p>
    <w:p w14:paraId="3AFB6423" w14:textId="77777777" w:rsidR="0028201A" w:rsidRPr="00814388" w:rsidRDefault="0028201A" w:rsidP="0028201A">
      <w:pPr>
        <w:spacing w:after="0"/>
        <w:rPr>
          <w:rFonts w:cstheme="minorHAnsi"/>
          <w:sz w:val="24"/>
          <w:szCs w:val="24"/>
        </w:rPr>
      </w:pPr>
      <w:r w:rsidRPr="00814388">
        <w:rPr>
          <w:rFonts w:cstheme="minorHAnsi"/>
          <w:sz w:val="24"/>
          <w:szCs w:val="24"/>
        </w:rPr>
        <w:t>No canto direito clicar na “Lixeira” da linha para excluir o horário existente;</w:t>
      </w:r>
    </w:p>
    <w:p w14:paraId="593D74CB" w14:textId="77777777" w:rsidR="0028201A" w:rsidRPr="00814388" w:rsidRDefault="0028201A" w:rsidP="0028201A">
      <w:pPr>
        <w:spacing w:after="0"/>
        <w:rPr>
          <w:rFonts w:cstheme="minorHAnsi"/>
          <w:sz w:val="24"/>
          <w:szCs w:val="24"/>
        </w:rPr>
      </w:pPr>
      <w:r w:rsidRPr="00814388">
        <w:rPr>
          <w:rFonts w:cstheme="minorHAnsi"/>
          <w:sz w:val="24"/>
          <w:szCs w:val="24"/>
        </w:rPr>
        <w:t xml:space="preserve">No canto direito clicar em </w:t>
      </w:r>
      <w:r w:rsidRPr="00814388">
        <w:rPr>
          <w:rFonts w:cstheme="minorHAnsi"/>
          <w:b/>
          <w:bCs/>
          <w:sz w:val="24"/>
          <w:szCs w:val="24"/>
        </w:rPr>
        <w:t>Adicionar Horário</w:t>
      </w:r>
    </w:p>
    <w:p w14:paraId="25B68709" w14:textId="77777777" w:rsidR="0028201A" w:rsidRPr="00814388" w:rsidRDefault="0028201A" w:rsidP="0028201A">
      <w:pPr>
        <w:spacing w:after="0"/>
        <w:rPr>
          <w:rFonts w:cstheme="minorHAnsi"/>
          <w:sz w:val="24"/>
          <w:szCs w:val="24"/>
        </w:rPr>
      </w:pPr>
      <w:r w:rsidRPr="00814388">
        <w:rPr>
          <w:rFonts w:cstheme="minorHAnsi"/>
          <w:noProof/>
          <w:sz w:val="24"/>
          <w:szCs w:val="24"/>
          <w:lang w:eastAsia="pt-BR"/>
        </w:rPr>
        <mc:AlternateContent>
          <mc:Choice Requires="wps">
            <w:drawing>
              <wp:anchor distT="0" distB="0" distL="114300" distR="114300" simplePos="0" relativeHeight="251660288" behindDoc="0" locked="0" layoutInCell="1" allowOverlap="1" wp14:anchorId="4A9A070C" wp14:editId="120D4668">
                <wp:simplePos x="0" y="0"/>
                <wp:positionH relativeFrom="column">
                  <wp:posOffset>3011805</wp:posOffset>
                </wp:positionH>
                <wp:positionV relativeFrom="paragraph">
                  <wp:posOffset>283844</wp:posOffset>
                </wp:positionV>
                <wp:extent cx="771525" cy="276225"/>
                <wp:effectExtent l="0" t="0" r="28575" b="28575"/>
                <wp:wrapNone/>
                <wp:docPr id="6" name="Retângulo 6"/>
                <wp:cNvGraphicFramePr/>
                <a:graphic xmlns:a="http://schemas.openxmlformats.org/drawingml/2006/main">
                  <a:graphicData uri="http://schemas.microsoft.com/office/word/2010/wordprocessingShape">
                    <wps:wsp>
                      <wps:cNvSpPr/>
                      <wps:spPr>
                        <a:xfrm>
                          <a:off x="0" y="0"/>
                          <a:ext cx="771525" cy="2762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4F39F95" w14:textId="77777777" w:rsidR="00EE55B7" w:rsidRDefault="00EE55B7" w:rsidP="0028201A">
                            <w:pPr>
                              <w:jc w:val="center"/>
                            </w:pPr>
                            <w:r>
                              <w:t>Salvar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9A070C" id="Retângulo 6" o:spid="_x0000_s1027" style="position:absolute;left:0;text-align:left;margin-left:237.15pt;margin-top:22.35pt;width:60.75pt;height:21.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" fillcolor="#5b9bd5 [3204]" strokecolor="#1f4d78 [1604]" strokeweight="1pt">
                <v:textbox>
                  <w:txbxContent>
                    <w:p w14:paraId="64F39F95" w14:textId="77777777" w:rsidR="00EE55B7" w:rsidRDefault="00EE55B7" w:rsidP="0028201A">
                      <w:pPr>
                        <w:jc w:val="center"/>
                      </w:pPr>
                      <w:r>
                        <w:t>Salvar</w:t>
                      </w:r>
                    </w:p>
                  </w:txbxContent>
                </v:textbox>
              </v:rect>
            </w:pict>
          </mc:Fallback>
        </mc:AlternateContent>
      </w:r>
      <w:r w:rsidRPr="00814388">
        <w:rPr>
          <w:rFonts w:cstheme="minorHAnsi"/>
          <w:sz w:val="24"/>
          <w:szCs w:val="24"/>
        </w:rPr>
        <w:t>Incluir o horário conforme informado no formulário, cada intervalo deverá ser lançado em uma nova linha.</w:t>
      </w:r>
    </w:p>
    <w:p w14:paraId="66671E56" w14:textId="77777777" w:rsidR="0028201A" w:rsidRPr="00814388" w:rsidRDefault="0028201A" w:rsidP="0028201A">
      <w:pPr>
        <w:spacing w:after="0"/>
        <w:rPr>
          <w:rFonts w:cstheme="minorHAnsi"/>
          <w:b/>
          <w:bCs/>
          <w:sz w:val="24"/>
          <w:szCs w:val="24"/>
        </w:rPr>
      </w:pPr>
      <w:r w:rsidRPr="00814388">
        <w:rPr>
          <w:rFonts w:cstheme="minorHAnsi"/>
          <w:sz w:val="24"/>
          <w:szCs w:val="24"/>
        </w:rPr>
        <w:t>Após conferir os lançamentos clicar em</w:t>
      </w:r>
    </w:p>
    <w:p w14:paraId="1D03C0AE" w14:textId="77777777" w:rsidR="0028201A" w:rsidRPr="00814388" w:rsidRDefault="0028201A" w:rsidP="0028201A">
      <w:pPr>
        <w:spacing w:after="0"/>
        <w:rPr>
          <w:rFonts w:cstheme="minorHAnsi"/>
          <w:b/>
          <w:bCs/>
          <w:sz w:val="24"/>
          <w:szCs w:val="24"/>
          <w:u w:val="single"/>
        </w:rPr>
      </w:pPr>
    </w:p>
    <w:p w14:paraId="34039B38" w14:textId="77777777" w:rsidR="0028201A" w:rsidRPr="00814388" w:rsidRDefault="0028201A" w:rsidP="0028201A">
      <w:pPr>
        <w:spacing w:after="0"/>
        <w:rPr>
          <w:rFonts w:cstheme="minorHAnsi"/>
          <w:sz w:val="24"/>
          <w:szCs w:val="24"/>
        </w:rPr>
      </w:pPr>
      <w:r w:rsidRPr="00814388">
        <w:rPr>
          <w:rFonts w:cstheme="minorHAnsi"/>
          <w:b/>
          <w:bCs/>
          <w:sz w:val="24"/>
          <w:szCs w:val="24"/>
          <w:u w:val="single"/>
        </w:rPr>
        <w:t>Status</w:t>
      </w:r>
      <w:r w:rsidRPr="00814388">
        <w:rPr>
          <w:rFonts w:cstheme="minorHAnsi"/>
          <w:sz w:val="24"/>
          <w:szCs w:val="24"/>
        </w:rPr>
        <w:t xml:space="preserve">: </w:t>
      </w:r>
    </w:p>
    <w:p w14:paraId="09667C2D" w14:textId="77777777" w:rsidR="0028201A" w:rsidRPr="00814388" w:rsidRDefault="0028201A" w:rsidP="0028201A">
      <w:pPr>
        <w:spacing w:after="0"/>
        <w:rPr>
          <w:rFonts w:cstheme="minorHAnsi"/>
          <w:sz w:val="24"/>
          <w:szCs w:val="24"/>
        </w:rPr>
      </w:pPr>
      <w:r w:rsidRPr="00814388">
        <w:rPr>
          <w:rFonts w:cstheme="minorHAnsi"/>
          <w:sz w:val="24"/>
          <w:szCs w:val="24"/>
        </w:rPr>
        <w:t xml:space="preserve">Inserir </w:t>
      </w:r>
      <w:r w:rsidRPr="00814388">
        <w:rPr>
          <w:rFonts w:cstheme="minorHAnsi"/>
          <w:b/>
          <w:bCs/>
          <w:sz w:val="24"/>
          <w:szCs w:val="24"/>
        </w:rPr>
        <w:t>130</w:t>
      </w:r>
      <w:r w:rsidRPr="00814388">
        <w:rPr>
          <w:rFonts w:cstheme="minorHAnsi"/>
          <w:sz w:val="24"/>
          <w:szCs w:val="24"/>
        </w:rPr>
        <w:t xml:space="preserve"> – REQ. ALTERACAO DE HORARIO EM ANDAMENTO – informar a data da plenária, no campo informações informar o nome do profissional que está alterando o horário.</w:t>
      </w:r>
    </w:p>
    <w:p w14:paraId="3BB6931B" w14:textId="77777777" w:rsidR="0028201A" w:rsidRPr="00814388" w:rsidRDefault="0028201A" w:rsidP="0028201A">
      <w:pPr>
        <w:spacing w:after="0"/>
        <w:rPr>
          <w:rFonts w:cstheme="minorHAnsi"/>
          <w:sz w:val="24"/>
          <w:szCs w:val="24"/>
        </w:rPr>
      </w:pPr>
    </w:p>
    <w:p w14:paraId="1155C5CA" w14:textId="1DFF9F13" w:rsidR="00623251" w:rsidRPr="008D22C9" w:rsidRDefault="008D22C9" w:rsidP="0028201A">
      <w:pPr>
        <w:spacing w:after="0"/>
        <w:rPr>
          <w:rFonts w:cstheme="minorHAnsi"/>
          <w:sz w:val="24"/>
          <w:szCs w:val="24"/>
        </w:rPr>
      </w:pPr>
      <w:r w:rsidRPr="008D22C9">
        <w:rPr>
          <w:rFonts w:cstheme="minorHAnsi"/>
          <w:sz w:val="24"/>
          <w:szCs w:val="24"/>
        </w:rPr>
        <w:t xml:space="preserve">Se já tiver o código </w:t>
      </w:r>
      <w:r w:rsidRPr="008D22C9">
        <w:rPr>
          <w:rFonts w:cstheme="minorHAnsi"/>
          <w:b/>
          <w:bCs/>
          <w:sz w:val="24"/>
          <w:szCs w:val="24"/>
        </w:rPr>
        <w:t>108</w:t>
      </w:r>
      <w:r w:rsidRPr="008D22C9">
        <w:rPr>
          <w:rFonts w:cstheme="minorHAnsi"/>
          <w:sz w:val="24"/>
          <w:szCs w:val="24"/>
        </w:rPr>
        <w:t xml:space="preserve"> – usar este STATUS colocando // anotar a data de abertura do protocolo, nº do protocolo e descrição o que, profissional e PA</w:t>
      </w:r>
    </w:p>
    <w:p w14:paraId="46D53267" w14:textId="77777777" w:rsidR="00623251" w:rsidRPr="008D22C9" w:rsidRDefault="00623251" w:rsidP="0028201A">
      <w:pPr>
        <w:spacing w:after="0"/>
        <w:rPr>
          <w:rFonts w:cstheme="minorHAnsi"/>
          <w:sz w:val="24"/>
          <w:szCs w:val="24"/>
        </w:rPr>
      </w:pPr>
    </w:p>
    <w:p w14:paraId="43A395B3" w14:textId="77777777" w:rsidR="00623251" w:rsidRPr="00814388" w:rsidRDefault="00623251" w:rsidP="0028201A">
      <w:pPr>
        <w:spacing w:after="0"/>
        <w:rPr>
          <w:rFonts w:cstheme="minorHAnsi"/>
          <w:b/>
          <w:bCs/>
          <w:sz w:val="24"/>
          <w:szCs w:val="24"/>
          <w:u w:val="single"/>
        </w:rPr>
      </w:pPr>
    </w:p>
    <w:p w14:paraId="66363498" w14:textId="590F8664" w:rsidR="0028201A" w:rsidRPr="00814388" w:rsidRDefault="0028201A" w:rsidP="0028201A">
      <w:pPr>
        <w:spacing w:after="0"/>
        <w:rPr>
          <w:rFonts w:cstheme="minorHAnsi"/>
          <w:b/>
          <w:bCs/>
          <w:sz w:val="24"/>
          <w:szCs w:val="24"/>
          <w:u w:val="single"/>
        </w:rPr>
      </w:pPr>
      <w:r w:rsidRPr="00814388">
        <w:rPr>
          <w:rFonts w:cstheme="minorHAnsi"/>
          <w:b/>
          <w:bCs/>
          <w:sz w:val="24"/>
          <w:szCs w:val="24"/>
          <w:u w:val="single"/>
        </w:rPr>
        <w:t>Verificar demais STATUS:</w:t>
      </w:r>
    </w:p>
    <w:p w14:paraId="488C977D" w14:textId="77777777" w:rsidR="0028201A" w:rsidRPr="00814388" w:rsidRDefault="0028201A" w:rsidP="0028201A">
      <w:pPr>
        <w:spacing w:after="0"/>
        <w:rPr>
          <w:rFonts w:cstheme="minorHAnsi"/>
          <w:sz w:val="24"/>
          <w:szCs w:val="24"/>
        </w:rPr>
      </w:pPr>
      <w:r w:rsidRPr="00814388">
        <w:rPr>
          <w:rFonts w:cstheme="minorHAnsi"/>
          <w:b/>
          <w:bCs/>
          <w:sz w:val="24"/>
          <w:szCs w:val="24"/>
        </w:rPr>
        <w:t xml:space="preserve">002 </w:t>
      </w:r>
      <w:r w:rsidRPr="00814388">
        <w:rPr>
          <w:rFonts w:cstheme="minorHAnsi"/>
          <w:sz w:val="24"/>
          <w:szCs w:val="24"/>
        </w:rPr>
        <w:t>– PRÉ-CADASTRO – Neste caso será registro, inativar;</w:t>
      </w:r>
    </w:p>
    <w:p w14:paraId="549C824E" w14:textId="77777777" w:rsidR="0028201A" w:rsidRPr="00814388" w:rsidRDefault="0028201A" w:rsidP="0028201A">
      <w:pPr>
        <w:spacing w:after="0"/>
        <w:rPr>
          <w:rFonts w:cstheme="minorHAnsi"/>
          <w:sz w:val="24"/>
          <w:szCs w:val="24"/>
        </w:rPr>
      </w:pPr>
      <w:r w:rsidRPr="00814388">
        <w:rPr>
          <w:rFonts w:cstheme="minorHAnsi"/>
          <w:b/>
          <w:bCs/>
          <w:sz w:val="24"/>
          <w:szCs w:val="24"/>
        </w:rPr>
        <w:t>210</w:t>
      </w:r>
      <w:r w:rsidRPr="00814388">
        <w:rPr>
          <w:rFonts w:cstheme="minorHAnsi"/>
          <w:sz w:val="24"/>
          <w:szCs w:val="24"/>
        </w:rPr>
        <w:t xml:space="preserve"> – HORÁRIO NOVO CONDIZENTE – Inativar;</w:t>
      </w:r>
    </w:p>
    <w:p w14:paraId="133FD9C2" w14:textId="77777777" w:rsidR="0028201A" w:rsidRPr="00814388" w:rsidRDefault="0028201A" w:rsidP="0028201A">
      <w:pPr>
        <w:spacing w:after="0"/>
        <w:rPr>
          <w:rFonts w:cstheme="minorHAnsi"/>
          <w:sz w:val="24"/>
          <w:szCs w:val="24"/>
        </w:rPr>
      </w:pPr>
      <w:r w:rsidRPr="00814388">
        <w:rPr>
          <w:rFonts w:cstheme="minorHAnsi"/>
          <w:b/>
          <w:bCs/>
          <w:sz w:val="24"/>
          <w:szCs w:val="24"/>
        </w:rPr>
        <w:t>101</w:t>
      </w:r>
      <w:r w:rsidRPr="00814388">
        <w:rPr>
          <w:rFonts w:cstheme="minorHAnsi"/>
          <w:sz w:val="24"/>
          <w:szCs w:val="24"/>
        </w:rPr>
        <w:t xml:space="preserve"> – REQ. INGRESSO R.T. APROVADO “AD REFERENDUM” – Inativar;</w:t>
      </w:r>
    </w:p>
    <w:p w14:paraId="13919EC7" w14:textId="77777777" w:rsidR="0028201A" w:rsidRPr="00814388" w:rsidRDefault="0028201A" w:rsidP="0028201A">
      <w:pPr>
        <w:spacing w:after="0"/>
        <w:rPr>
          <w:rFonts w:cstheme="minorHAnsi"/>
          <w:sz w:val="24"/>
          <w:szCs w:val="24"/>
        </w:rPr>
      </w:pPr>
      <w:r w:rsidRPr="00814388">
        <w:rPr>
          <w:rFonts w:cstheme="minorHAnsi"/>
          <w:b/>
          <w:bCs/>
          <w:sz w:val="24"/>
          <w:szCs w:val="24"/>
        </w:rPr>
        <w:t>104</w:t>
      </w:r>
      <w:r w:rsidRPr="00814388">
        <w:rPr>
          <w:rFonts w:cstheme="minorHAnsi"/>
          <w:sz w:val="24"/>
          <w:szCs w:val="24"/>
        </w:rPr>
        <w:t xml:space="preserve"> – REQ.REABILITACAO REG. APROVADO "AD REFERENDUM" – Inativar;</w:t>
      </w:r>
    </w:p>
    <w:p w14:paraId="5484EDB7" w14:textId="77777777" w:rsidR="0028201A" w:rsidRPr="00814388" w:rsidRDefault="0028201A" w:rsidP="0028201A">
      <w:pPr>
        <w:spacing w:after="0"/>
        <w:rPr>
          <w:rFonts w:cstheme="minorHAnsi"/>
          <w:sz w:val="24"/>
          <w:szCs w:val="24"/>
        </w:rPr>
      </w:pPr>
      <w:r w:rsidRPr="00814388">
        <w:rPr>
          <w:rFonts w:cstheme="minorHAnsi"/>
          <w:b/>
          <w:bCs/>
          <w:sz w:val="24"/>
          <w:szCs w:val="24"/>
        </w:rPr>
        <w:t>105</w:t>
      </w:r>
      <w:r w:rsidRPr="00814388">
        <w:rPr>
          <w:rFonts w:cstheme="minorHAnsi"/>
          <w:sz w:val="24"/>
          <w:szCs w:val="24"/>
        </w:rPr>
        <w:t xml:space="preserve"> – REQ.REGISTRO EM ANDAMENTO, para aprovação na plenária atual, não alterar.</w:t>
      </w:r>
    </w:p>
    <w:p w14:paraId="0AA072E1" w14:textId="77777777" w:rsidR="0028201A" w:rsidRPr="00814388" w:rsidRDefault="0028201A" w:rsidP="0028201A">
      <w:pPr>
        <w:spacing w:after="0"/>
        <w:rPr>
          <w:rFonts w:cstheme="minorHAnsi"/>
          <w:sz w:val="24"/>
          <w:szCs w:val="24"/>
        </w:rPr>
      </w:pPr>
      <w:r w:rsidRPr="00814388">
        <w:rPr>
          <w:rFonts w:cstheme="minorHAnsi"/>
          <w:sz w:val="24"/>
          <w:szCs w:val="24"/>
        </w:rPr>
        <w:t>Se mudou a plenária, alterar a data da plenária no STATUS e no cadastro dos profissionais informados;</w:t>
      </w:r>
    </w:p>
    <w:p w14:paraId="4863DCB5" w14:textId="77777777" w:rsidR="0028201A" w:rsidRPr="00814388" w:rsidRDefault="0028201A" w:rsidP="0028201A">
      <w:pPr>
        <w:spacing w:after="0"/>
        <w:rPr>
          <w:rFonts w:cstheme="minorHAnsi"/>
          <w:sz w:val="24"/>
          <w:szCs w:val="24"/>
        </w:rPr>
      </w:pPr>
      <w:r w:rsidRPr="00814388">
        <w:rPr>
          <w:rFonts w:cstheme="minorHAnsi"/>
          <w:b/>
          <w:bCs/>
          <w:sz w:val="24"/>
          <w:szCs w:val="24"/>
        </w:rPr>
        <w:t>106</w:t>
      </w:r>
      <w:r w:rsidRPr="00814388">
        <w:rPr>
          <w:rFonts w:cstheme="minorHAnsi"/>
          <w:sz w:val="24"/>
          <w:szCs w:val="24"/>
        </w:rPr>
        <w:t xml:space="preserve"> – REQ.REABILITACAO REGISTRO EM ANDAMENTO, para aprovação na plenária atual, não alterar. Se mudou a plenária, alterar a data da plenária no STATUS e no cadastro dos profissionais informados;</w:t>
      </w:r>
    </w:p>
    <w:p w14:paraId="3A16E3B8" w14:textId="77777777" w:rsidR="0028201A" w:rsidRPr="00814388" w:rsidRDefault="0028201A" w:rsidP="0028201A">
      <w:pPr>
        <w:spacing w:after="0"/>
        <w:rPr>
          <w:rFonts w:cstheme="minorHAnsi"/>
          <w:sz w:val="24"/>
          <w:szCs w:val="24"/>
        </w:rPr>
      </w:pPr>
      <w:r w:rsidRPr="00814388">
        <w:rPr>
          <w:rFonts w:cstheme="minorHAnsi"/>
          <w:b/>
          <w:bCs/>
          <w:sz w:val="24"/>
          <w:szCs w:val="24"/>
        </w:rPr>
        <w:t>108</w:t>
      </w:r>
      <w:r w:rsidRPr="00814388">
        <w:rPr>
          <w:rFonts w:cstheme="minorHAnsi"/>
          <w:sz w:val="24"/>
          <w:szCs w:val="24"/>
        </w:rPr>
        <w:t xml:space="preserve"> – REQ.INGRESSO R.T. EM ANDAMENTO, para aprovação na plenária atual, não alterar. Se mudou a plenária, alterar a data da plenária no STATUS e no cadastro dos profissionais informados;</w:t>
      </w:r>
    </w:p>
    <w:p w14:paraId="1B2AED20" w14:textId="77777777" w:rsidR="0028201A" w:rsidRPr="00814388" w:rsidRDefault="0028201A" w:rsidP="0028201A">
      <w:pPr>
        <w:spacing w:after="0"/>
        <w:rPr>
          <w:rFonts w:cstheme="minorHAnsi"/>
          <w:sz w:val="24"/>
          <w:szCs w:val="24"/>
        </w:rPr>
      </w:pPr>
      <w:r w:rsidRPr="00814388">
        <w:rPr>
          <w:rFonts w:cstheme="minorHAnsi"/>
          <w:b/>
          <w:bCs/>
          <w:sz w:val="24"/>
          <w:szCs w:val="24"/>
        </w:rPr>
        <w:t>006</w:t>
      </w:r>
      <w:r w:rsidRPr="00814388">
        <w:rPr>
          <w:rFonts w:cstheme="minorHAnsi"/>
          <w:sz w:val="24"/>
          <w:szCs w:val="24"/>
        </w:rPr>
        <w:t xml:space="preserve"> – SEM CRT – Verificar o motivo, se a alteração resolver o motivo, poderá inativar;</w:t>
      </w:r>
    </w:p>
    <w:p w14:paraId="58D7B1F3" w14:textId="77777777" w:rsidR="0028201A" w:rsidRPr="00814388" w:rsidRDefault="0028201A" w:rsidP="0028201A">
      <w:pPr>
        <w:spacing w:after="0"/>
        <w:rPr>
          <w:rFonts w:cstheme="minorHAnsi"/>
          <w:sz w:val="24"/>
          <w:szCs w:val="24"/>
        </w:rPr>
      </w:pPr>
      <w:r w:rsidRPr="00814388">
        <w:rPr>
          <w:rFonts w:cstheme="minorHAnsi"/>
          <w:b/>
          <w:bCs/>
          <w:sz w:val="24"/>
          <w:szCs w:val="24"/>
        </w:rPr>
        <w:t>016</w:t>
      </w:r>
      <w:r w:rsidRPr="00814388">
        <w:rPr>
          <w:rFonts w:cstheme="minorHAnsi"/>
          <w:sz w:val="24"/>
          <w:szCs w:val="24"/>
        </w:rPr>
        <w:t xml:space="preserve"> – SEM SUBST COM PRAZO ATÉ – Verificar se a alteração é suficiente, poderá inativar;</w:t>
      </w:r>
    </w:p>
    <w:p w14:paraId="65D2A27F" w14:textId="77777777" w:rsidR="0028201A" w:rsidRPr="00814388" w:rsidRDefault="0028201A" w:rsidP="0028201A">
      <w:pPr>
        <w:spacing w:after="0"/>
        <w:rPr>
          <w:rFonts w:cstheme="minorHAnsi"/>
          <w:sz w:val="24"/>
          <w:szCs w:val="24"/>
        </w:rPr>
      </w:pPr>
      <w:r w:rsidRPr="00814388">
        <w:rPr>
          <w:rFonts w:cstheme="minorHAnsi"/>
          <w:b/>
          <w:bCs/>
          <w:sz w:val="24"/>
          <w:szCs w:val="24"/>
        </w:rPr>
        <w:t>021</w:t>
      </w:r>
      <w:r w:rsidRPr="00814388">
        <w:rPr>
          <w:rFonts w:cstheme="minorHAnsi"/>
          <w:sz w:val="24"/>
          <w:szCs w:val="24"/>
        </w:rPr>
        <w:t xml:space="preserve"> – SEM SUBSTITUTO – AUTUAR – Verificar se a alteração é suficiente, poderá inativar;</w:t>
      </w:r>
    </w:p>
    <w:p w14:paraId="5CB0DF91" w14:textId="77777777" w:rsidR="0028201A" w:rsidRPr="00814388" w:rsidRDefault="0028201A" w:rsidP="0028201A">
      <w:pPr>
        <w:spacing w:after="0"/>
        <w:rPr>
          <w:rFonts w:cstheme="minorHAnsi"/>
          <w:color w:val="000000"/>
          <w:sz w:val="24"/>
          <w:szCs w:val="24"/>
        </w:rPr>
      </w:pPr>
      <w:r w:rsidRPr="00814388">
        <w:rPr>
          <w:rFonts w:cstheme="minorHAnsi"/>
          <w:b/>
          <w:bCs/>
          <w:sz w:val="24"/>
          <w:szCs w:val="24"/>
        </w:rPr>
        <w:t>058</w:t>
      </w:r>
      <w:r w:rsidRPr="00814388">
        <w:rPr>
          <w:rFonts w:cstheme="minorHAnsi"/>
          <w:sz w:val="24"/>
          <w:szCs w:val="24"/>
        </w:rPr>
        <w:t xml:space="preserve"> – RECADASTRAMENTO EMPRESA 2017 – Informar a empresa sobre o recadastramento.</w:t>
      </w:r>
      <w:r w:rsidRPr="00814388">
        <w:rPr>
          <w:rFonts w:cstheme="minorHAnsi"/>
          <w:color w:val="000000"/>
          <w:sz w:val="24"/>
          <w:szCs w:val="24"/>
        </w:rPr>
        <w:t xml:space="preserve"> Orientar, por e-mail/telefone, deverá fazer o recadastramento conforme Del. 912/2017, encaminhando a Certidão Simplificada, emitida pela JUCEPAR a menos de 60 dias para o e-mail </w:t>
      </w:r>
      <w:hyperlink r:id="rId25" w:history="1">
        <w:r w:rsidRPr="00814388">
          <w:rPr>
            <w:rStyle w:val="Hyperlink"/>
            <w:rFonts w:cstheme="minorHAnsi"/>
            <w:sz w:val="24"/>
            <w:szCs w:val="24"/>
          </w:rPr>
          <w:t>registro.pj@crf-pr.org.br</w:t>
        </w:r>
      </w:hyperlink>
      <w:r w:rsidRPr="00814388">
        <w:rPr>
          <w:rFonts w:cstheme="minorHAnsi"/>
          <w:color w:val="000000"/>
          <w:sz w:val="24"/>
          <w:szCs w:val="24"/>
        </w:rPr>
        <w:t>. A emissão da CRT está condicionada a conferência da Certidão Simplificada.</w:t>
      </w:r>
    </w:p>
    <w:p w14:paraId="087D9A11" w14:textId="77777777" w:rsidR="0028201A" w:rsidRPr="00814388" w:rsidRDefault="00D8557A" w:rsidP="0028201A">
      <w:pPr>
        <w:spacing w:after="0"/>
        <w:rPr>
          <w:rFonts w:cstheme="minorHAnsi"/>
          <w:sz w:val="24"/>
          <w:szCs w:val="24"/>
        </w:rPr>
      </w:pPr>
      <w:r w:rsidRPr="00814388">
        <w:rPr>
          <w:rFonts w:cstheme="minorHAnsi"/>
          <w:b/>
          <w:bCs/>
          <w:sz w:val="24"/>
          <w:szCs w:val="24"/>
        </w:rPr>
        <w:t>9467</w:t>
      </w:r>
      <w:r w:rsidRPr="00814388">
        <w:rPr>
          <w:rFonts w:cstheme="minorHAnsi"/>
          <w:sz w:val="24"/>
          <w:szCs w:val="24"/>
        </w:rPr>
        <w:t xml:space="preserve"> – SEM ASSISTÊNCIA FARMACÊUTICA- COM PRAZO ATÉ </w:t>
      </w:r>
      <w:r w:rsidR="0028201A" w:rsidRPr="00814388">
        <w:rPr>
          <w:rFonts w:cstheme="minorHAnsi"/>
          <w:sz w:val="24"/>
          <w:szCs w:val="24"/>
        </w:rPr>
        <w:t>– Verificar os horários, se a alteração cobrir os horários informados, poderá inativar. Se não cobrir deverá informar os horários que continuará sem assistência e fazer protocolo irregular para ciência da empresa. O prazo não é alterado.</w:t>
      </w:r>
    </w:p>
    <w:p w14:paraId="558C303A" w14:textId="77777777" w:rsidR="0028201A" w:rsidRPr="00814388" w:rsidRDefault="00D8557A" w:rsidP="0028201A">
      <w:pPr>
        <w:spacing w:after="0"/>
        <w:rPr>
          <w:rFonts w:cstheme="minorHAnsi"/>
          <w:sz w:val="24"/>
          <w:szCs w:val="24"/>
        </w:rPr>
      </w:pPr>
      <w:r w:rsidRPr="00814388">
        <w:rPr>
          <w:rFonts w:cstheme="minorHAnsi"/>
          <w:b/>
          <w:bCs/>
          <w:sz w:val="24"/>
          <w:szCs w:val="24"/>
        </w:rPr>
        <w:t>9468</w:t>
      </w:r>
      <w:r w:rsidRPr="00814388">
        <w:rPr>
          <w:rFonts w:cstheme="minorHAnsi"/>
          <w:sz w:val="24"/>
          <w:szCs w:val="24"/>
        </w:rPr>
        <w:t xml:space="preserve"> – SEM ASSISTÊNCIA FARMACÊUTICA AUTUAR </w:t>
      </w:r>
      <w:r w:rsidR="0028201A" w:rsidRPr="00814388">
        <w:rPr>
          <w:rFonts w:cstheme="minorHAnsi"/>
          <w:sz w:val="24"/>
          <w:szCs w:val="24"/>
        </w:rPr>
        <w:t>– Verificar os horários, se a alteração cobrir os horários informados, poderá inativar. Se não cobrir deverá informar os horários que continuará sem assistência e fazer protocolo irregular para ciência da empresa. O prazo não é alterado.</w:t>
      </w:r>
    </w:p>
    <w:p w14:paraId="7E2307CB" w14:textId="77777777" w:rsidR="0028201A" w:rsidRPr="00814388" w:rsidRDefault="0028201A" w:rsidP="0028201A">
      <w:pPr>
        <w:spacing w:after="0"/>
        <w:rPr>
          <w:rFonts w:cstheme="minorHAnsi"/>
          <w:b/>
          <w:bCs/>
          <w:sz w:val="24"/>
          <w:szCs w:val="24"/>
        </w:rPr>
      </w:pPr>
    </w:p>
    <w:p w14:paraId="20EEF813" w14:textId="77777777" w:rsidR="0028201A" w:rsidRPr="00814388" w:rsidRDefault="0028201A" w:rsidP="0028201A">
      <w:pPr>
        <w:spacing w:after="0"/>
        <w:rPr>
          <w:rFonts w:cstheme="minorHAnsi"/>
          <w:b/>
          <w:bCs/>
          <w:sz w:val="24"/>
          <w:szCs w:val="24"/>
        </w:rPr>
      </w:pPr>
      <w:r w:rsidRPr="00814388">
        <w:rPr>
          <w:rFonts w:cstheme="minorHAnsi"/>
          <w:b/>
          <w:bCs/>
          <w:sz w:val="24"/>
          <w:szCs w:val="24"/>
        </w:rPr>
        <w:t>STATUS que não são alterados:</w:t>
      </w:r>
    </w:p>
    <w:p w14:paraId="0AAFB82A" w14:textId="77777777" w:rsidR="0028201A" w:rsidRPr="00814388" w:rsidRDefault="0028201A" w:rsidP="0028201A">
      <w:pPr>
        <w:spacing w:after="0"/>
        <w:rPr>
          <w:rFonts w:cstheme="minorHAnsi"/>
          <w:sz w:val="24"/>
          <w:szCs w:val="24"/>
        </w:rPr>
      </w:pPr>
      <w:r w:rsidRPr="00814388">
        <w:rPr>
          <w:rFonts w:cstheme="minorHAnsi"/>
          <w:b/>
          <w:bCs/>
          <w:sz w:val="24"/>
          <w:szCs w:val="24"/>
        </w:rPr>
        <w:lastRenderedPageBreak/>
        <w:t>24</w:t>
      </w:r>
      <w:r w:rsidRPr="00814388">
        <w:rPr>
          <w:rFonts w:cstheme="minorHAnsi"/>
          <w:sz w:val="24"/>
          <w:szCs w:val="24"/>
        </w:rPr>
        <w:t xml:space="preserve"> – REGULAR AUTUAR AUSÊNCIAS DO PROFISSIONAL; </w:t>
      </w:r>
      <w:r w:rsidRPr="00814388">
        <w:rPr>
          <w:rFonts w:cstheme="minorHAnsi"/>
          <w:sz w:val="24"/>
          <w:szCs w:val="24"/>
        </w:rPr>
        <w:tab/>
      </w:r>
    </w:p>
    <w:p w14:paraId="1238CCC5" w14:textId="77777777" w:rsidR="0028201A" w:rsidRPr="00814388" w:rsidRDefault="0028201A" w:rsidP="0028201A">
      <w:pPr>
        <w:spacing w:after="0"/>
        <w:rPr>
          <w:rFonts w:cstheme="minorHAnsi"/>
          <w:sz w:val="24"/>
          <w:szCs w:val="24"/>
        </w:rPr>
      </w:pPr>
      <w:r w:rsidRPr="00814388">
        <w:rPr>
          <w:rFonts w:cstheme="minorHAnsi"/>
          <w:b/>
          <w:bCs/>
          <w:sz w:val="24"/>
          <w:szCs w:val="24"/>
        </w:rPr>
        <w:t>21</w:t>
      </w:r>
      <w:r w:rsidRPr="00814388">
        <w:rPr>
          <w:rFonts w:cstheme="minorHAnsi"/>
          <w:sz w:val="24"/>
          <w:szCs w:val="24"/>
        </w:rPr>
        <w:t xml:space="preserve"> – SEM SUBSTITUTO – AUTUAR – ESCALA NÃO CONTEMPLA ASSISTÊNCIA INTEGRAL;</w:t>
      </w:r>
    </w:p>
    <w:p w14:paraId="28146D2C" w14:textId="77777777" w:rsidR="0028201A" w:rsidRPr="00814388" w:rsidRDefault="0028201A" w:rsidP="0028201A">
      <w:pPr>
        <w:spacing w:after="0"/>
        <w:rPr>
          <w:rFonts w:cstheme="minorHAnsi"/>
          <w:sz w:val="24"/>
          <w:szCs w:val="24"/>
        </w:rPr>
      </w:pPr>
      <w:r w:rsidRPr="00814388">
        <w:rPr>
          <w:rFonts w:cstheme="minorHAnsi"/>
          <w:b/>
          <w:bCs/>
          <w:sz w:val="24"/>
          <w:szCs w:val="24"/>
        </w:rPr>
        <w:t>63</w:t>
      </w:r>
      <w:r w:rsidRPr="00814388">
        <w:rPr>
          <w:rFonts w:cstheme="minorHAnsi"/>
          <w:sz w:val="24"/>
          <w:szCs w:val="24"/>
        </w:rPr>
        <w:t xml:space="preserve"> – HORÁRIO DE FUNCIONAMENTO FARMÁCIA HOSPITALAR;</w:t>
      </w:r>
    </w:p>
    <w:p w14:paraId="32ACEF07" w14:textId="77777777" w:rsidR="0028201A" w:rsidRPr="00814388" w:rsidRDefault="0028201A" w:rsidP="0028201A">
      <w:pPr>
        <w:spacing w:after="0"/>
        <w:rPr>
          <w:rFonts w:cstheme="minorHAnsi"/>
          <w:sz w:val="24"/>
          <w:szCs w:val="24"/>
        </w:rPr>
      </w:pPr>
      <w:r w:rsidRPr="00814388">
        <w:rPr>
          <w:rFonts w:cstheme="minorHAnsi"/>
          <w:b/>
          <w:bCs/>
          <w:sz w:val="24"/>
          <w:szCs w:val="24"/>
        </w:rPr>
        <w:t>43</w:t>
      </w:r>
      <w:r w:rsidRPr="00814388">
        <w:rPr>
          <w:rFonts w:cstheme="minorHAnsi"/>
          <w:sz w:val="24"/>
          <w:szCs w:val="24"/>
        </w:rPr>
        <w:t xml:space="preserve"> – HOSP DE 51 A 100 SEM COMPLEXIDADE;</w:t>
      </w:r>
    </w:p>
    <w:p w14:paraId="2F5AA24E" w14:textId="77777777" w:rsidR="0028201A" w:rsidRPr="00814388" w:rsidRDefault="0028201A" w:rsidP="0028201A">
      <w:pPr>
        <w:spacing w:after="0"/>
        <w:rPr>
          <w:rFonts w:cstheme="minorHAnsi"/>
          <w:sz w:val="24"/>
          <w:szCs w:val="24"/>
        </w:rPr>
      </w:pPr>
      <w:r w:rsidRPr="00814388">
        <w:rPr>
          <w:rFonts w:cstheme="minorHAnsi"/>
          <w:b/>
          <w:bCs/>
          <w:sz w:val="24"/>
          <w:szCs w:val="24"/>
        </w:rPr>
        <w:t>39</w:t>
      </w:r>
      <w:r w:rsidRPr="00814388">
        <w:rPr>
          <w:rFonts w:cstheme="minorHAnsi"/>
          <w:sz w:val="24"/>
          <w:szCs w:val="24"/>
        </w:rPr>
        <w:t xml:space="preserve"> – HOSP DE 01 A 19 LEITOS SEM COMPLEXIDADE;</w:t>
      </w:r>
    </w:p>
    <w:p w14:paraId="43115E1B" w14:textId="77777777" w:rsidR="0028201A" w:rsidRPr="00814388" w:rsidRDefault="0028201A" w:rsidP="0028201A">
      <w:pPr>
        <w:spacing w:after="0"/>
        <w:rPr>
          <w:rFonts w:cstheme="minorHAnsi"/>
          <w:sz w:val="24"/>
          <w:szCs w:val="24"/>
        </w:rPr>
      </w:pPr>
      <w:r w:rsidRPr="00814388">
        <w:rPr>
          <w:rFonts w:cstheme="minorHAnsi"/>
          <w:b/>
          <w:bCs/>
          <w:sz w:val="24"/>
          <w:szCs w:val="24"/>
        </w:rPr>
        <w:t>9452</w:t>
      </w:r>
      <w:r w:rsidRPr="00814388">
        <w:rPr>
          <w:rFonts w:cstheme="minorHAnsi"/>
          <w:sz w:val="24"/>
          <w:szCs w:val="24"/>
        </w:rPr>
        <w:t xml:space="preserve"> – RECADASTRMENTO DE EMPRESA 2022;</w:t>
      </w:r>
    </w:p>
    <w:p w14:paraId="0C540E80" w14:textId="77777777" w:rsidR="0028201A" w:rsidRPr="00814388" w:rsidRDefault="0028201A" w:rsidP="0028201A">
      <w:pPr>
        <w:spacing w:after="0"/>
        <w:rPr>
          <w:rFonts w:cstheme="minorHAnsi"/>
          <w:sz w:val="24"/>
          <w:szCs w:val="24"/>
        </w:rPr>
      </w:pPr>
      <w:r w:rsidRPr="00814388">
        <w:rPr>
          <w:rFonts w:cstheme="minorHAnsi"/>
          <w:b/>
          <w:bCs/>
          <w:sz w:val="24"/>
          <w:szCs w:val="24"/>
        </w:rPr>
        <w:t>9425</w:t>
      </w:r>
      <w:r w:rsidRPr="00814388">
        <w:rPr>
          <w:rFonts w:cstheme="minorHAnsi"/>
          <w:sz w:val="24"/>
          <w:szCs w:val="24"/>
        </w:rPr>
        <w:t xml:space="preserve"> – SOLICITADO ESCALA COMPROVAR ASSISTÊNCIA INTEGRAL;</w:t>
      </w:r>
    </w:p>
    <w:p w14:paraId="0FBCEC11" w14:textId="77777777" w:rsidR="0028201A" w:rsidRPr="00814388" w:rsidRDefault="0028201A" w:rsidP="0028201A">
      <w:pPr>
        <w:spacing w:after="0"/>
        <w:rPr>
          <w:rFonts w:cstheme="minorHAnsi"/>
          <w:sz w:val="24"/>
          <w:szCs w:val="24"/>
        </w:rPr>
      </w:pPr>
      <w:r w:rsidRPr="00814388">
        <w:rPr>
          <w:rFonts w:cstheme="minorHAnsi"/>
          <w:b/>
          <w:bCs/>
          <w:sz w:val="24"/>
          <w:szCs w:val="24"/>
        </w:rPr>
        <w:t>9436</w:t>
      </w:r>
      <w:r w:rsidRPr="00814388">
        <w:rPr>
          <w:rFonts w:cstheme="minorHAnsi"/>
          <w:sz w:val="24"/>
          <w:szCs w:val="24"/>
        </w:rPr>
        <w:t xml:space="preserve"> – COMUNICADO/CONSTATAÇÃO DE DESLIGAMENTO DA RT;</w:t>
      </w:r>
    </w:p>
    <w:p w14:paraId="5DB8F80E" w14:textId="77777777" w:rsidR="0028201A" w:rsidRPr="00814388" w:rsidRDefault="0028201A" w:rsidP="0028201A">
      <w:pPr>
        <w:spacing w:after="0"/>
        <w:rPr>
          <w:rFonts w:cstheme="minorHAnsi"/>
          <w:sz w:val="24"/>
          <w:szCs w:val="24"/>
        </w:rPr>
      </w:pPr>
      <w:r w:rsidRPr="00814388">
        <w:rPr>
          <w:rFonts w:cstheme="minorHAnsi"/>
          <w:b/>
          <w:bCs/>
          <w:sz w:val="24"/>
          <w:szCs w:val="24"/>
        </w:rPr>
        <w:t>9400</w:t>
      </w:r>
      <w:r w:rsidRPr="00814388">
        <w:rPr>
          <w:rFonts w:cstheme="minorHAnsi"/>
          <w:sz w:val="24"/>
          <w:szCs w:val="24"/>
        </w:rPr>
        <w:t xml:space="preserve"> – DECISÃO JUDICIAL;</w:t>
      </w:r>
    </w:p>
    <w:p w14:paraId="1C110D8D" w14:textId="77777777" w:rsidR="0028201A" w:rsidRPr="00814388" w:rsidRDefault="0028201A" w:rsidP="0028201A">
      <w:pPr>
        <w:spacing w:after="0"/>
        <w:rPr>
          <w:rFonts w:cstheme="minorHAnsi"/>
          <w:sz w:val="24"/>
          <w:szCs w:val="24"/>
        </w:rPr>
      </w:pPr>
      <w:r w:rsidRPr="00814388">
        <w:rPr>
          <w:rFonts w:cstheme="minorHAnsi"/>
          <w:b/>
          <w:bCs/>
          <w:sz w:val="24"/>
          <w:szCs w:val="24"/>
        </w:rPr>
        <w:t>9457</w:t>
      </w:r>
      <w:r w:rsidRPr="00814388">
        <w:rPr>
          <w:rFonts w:cstheme="minorHAnsi"/>
          <w:sz w:val="24"/>
          <w:szCs w:val="24"/>
        </w:rPr>
        <w:t xml:space="preserve"> – SEM RT – AUTUAÇÕES SUSPENSAS TEMPORIARIAMENTE;</w:t>
      </w:r>
    </w:p>
    <w:p w14:paraId="5541933E" w14:textId="77777777" w:rsidR="0028201A" w:rsidRPr="00814388" w:rsidRDefault="0028201A" w:rsidP="0028201A">
      <w:pPr>
        <w:spacing w:after="0"/>
        <w:rPr>
          <w:rFonts w:cstheme="minorHAnsi"/>
          <w:sz w:val="24"/>
          <w:szCs w:val="24"/>
        </w:rPr>
      </w:pPr>
      <w:r w:rsidRPr="00814388">
        <w:rPr>
          <w:rFonts w:cstheme="minorHAnsi"/>
          <w:b/>
          <w:bCs/>
          <w:sz w:val="24"/>
          <w:szCs w:val="24"/>
        </w:rPr>
        <w:t>9462</w:t>
      </w:r>
      <w:r w:rsidRPr="00814388">
        <w:rPr>
          <w:rFonts w:cstheme="minorHAnsi"/>
          <w:sz w:val="24"/>
          <w:szCs w:val="24"/>
        </w:rPr>
        <w:t xml:space="preserve"> – PROFISSIONAIS HABILITADOS EM ONCOLOGIA;</w:t>
      </w:r>
    </w:p>
    <w:p w14:paraId="4FBA9421" w14:textId="77777777" w:rsidR="0028201A" w:rsidRPr="00814388" w:rsidRDefault="0028201A" w:rsidP="0028201A">
      <w:pPr>
        <w:spacing w:after="0"/>
        <w:rPr>
          <w:rFonts w:cstheme="minorHAnsi"/>
          <w:sz w:val="24"/>
          <w:szCs w:val="24"/>
        </w:rPr>
      </w:pPr>
      <w:r w:rsidRPr="00814388">
        <w:rPr>
          <w:rFonts w:cstheme="minorHAnsi"/>
          <w:b/>
          <w:bCs/>
          <w:sz w:val="24"/>
          <w:szCs w:val="24"/>
        </w:rPr>
        <w:t>27</w:t>
      </w:r>
      <w:r w:rsidRPr="00814388">
        <w:rPr>
          <w:rFonts w:cstheme="minorHAnsi"/>
          <w:sz w:val="24"/>
          <w:szCs w:val="24"/>
        </w:rPr>
        <w:t xml:space="preserve"> SEM ASSIST.TECNICO COM PRAZO ATÉ – Não utilizar, foi substituído por </w:t>
      </w:r>
      <w:r w:rsidRPr="00814388">
        <w:rPr>
          <w:rFonts w:cstheme="minorHAnsi"/>
          <w:b/>
          <w:bCs/>
          <w:sz w:val="24"/>
          <w:szCs w:val="24"/>
        </w:rPr>
        <w:t>94</w:t>
      </w:r>
      <w:r w:rsidR="0088042D" w:rsidRPr="00814388">
        <w:rPr>
          <w:rFonts w:cstheme="minorHAnsi"/>
          <w:b/>
          <w:bCs/>
          <w:sz w:val="24"/>
          <w:szCs w:val="24"/>
        </w:rPr>
        <w:t>67</w:t>
      </w:r>
      <w:r w:rsidRPr="00814388">
        <w:rPr>
          <w:rFonts w:cstheme="minorHAnsi"/>
          <w:sz w:val="24"/>
          <w:szCs w:val="24"/>
        </w:rPr>
        <w:t xml:space="preserve">; </w:t>
      </w:r>
    </w:p>
    <w:p w14:paraId="43D19153" w14:textId="77777777" w:rsidR="0028201A" w:rsidRPr="00814388" w:rsidRDefault="0028201A" w:rsidP="0028201A">
      <w:pPr>
        <w:spacing w:after="0"/>
        <w:rPr>
          <w:rFonts w:cstheme="minorHAnsi"/>
          <w:sz w:val="24"/>
          <w:szCs w:val="24"/>
        </w:rPr>
      </w:pPr>
      <w:r w:rsidRPr="00814388">
        <w:rPr>
          <w:rFonts w:cstheme="minorHAnsi"/>
          <w:b/>
          <w:bCs/>
          <w:sz w:val="24"/>
          <w:szCs w:val="24"/>
        </w:rPr>
        <w:t>28</w:t>
      </w:r>
      <w:r w:rsidRPr="00814388">
        <w:rPr>
          <w:rFonts w:cstheme="minorHAnsi"/>
          <w:sz w:val="24"/>
          <w:szCs w:val="24"/>
        </w:rPr>
        <w:t xml:space="preserve"> SEM ASSISTENTE TECNICO – AUTUAR – Não utilizar, foi substituído por </w:t>
      </w:r>
      <w:r w:rsidRPr="00814388">
        <w:rPr>
          <w:rFonts w:cstheme="minorHAnsi"/>
          <w:b/>
          <w:bCs/>
          <w:sz w:val="24"/>
          <w:szCs w:val="24"/>
        </w:rPr>
        <w:t>94</w:t>
      </w:r>
      <w:r w:rsidR="0088042D" w:rsidRPr="00814388">
        <w:rPr>
          <w:rFonts w:cstheme="minorHAnsi"/>
          <w:b/>
          <w:bCs/>
          <w:sz w:val="24"/>
          <w:szCs w:val="24"/>
        </w:rPr>
        <w:t>68</w:t>
      </w:r>
      <w:r w:rsidRPr="00814388">
        <w:rPr>
          <w:rFonts w:cstheme="minorHAnsi"/>
          <w:sz w:val="24"/>
          <w:szCs w:val="24"/>
        </w:rPr>
        <w:t>;</w:t>
      </w:r>
    </w:p>
    <w:p w14:paraId="59C1071A" w14:textId="77777777" w:rsidR="0028201A" w:rsidRPr="00814388" w:rsidRDefault="0028201A" w:rsidP="0028201A">
      <w:pPr>
        <w:spacing w:after="0"/>
        <w:rPr>
          <w:rFonts w:cstheme="minorHAnsi"/>
          <w:sz w:val="24"/>
          <w:szCs w:val="24"/>
        </w:rPr>
      </w:pPr>
      <w:r w:rsidRPr="00814388">
        <w:rPr>
          <w:rFonts w:cstheme="minorHAnsi"/>
          <w:b/>
          <w:bCs/>
          <w:sz w:val="24"/>
          <w:szCs w:val="24"/>
        </w:rPr>
        <w:t>34</w:t>
      </w:r>
      <w:r w:rsidRPr="00814388">
        <w:rPr>
          <w:rFonts w:cstheme="minorHAnsi"/>
          <w:sz w:val="24"/>
          <w:szCs w:val="24"/>
        </w:rPr>
        <w:t xml:space="preserve"> BAIXA DE RESPONSABILIDADE TECNICA EM ANDAMENTO – Não utilizar.</w:t>
      </w:r>
    </w:p>
    <w:p w14:paraId="5D3A4424" w14:textId="77777777" w:rsidR="0028201A" w:rsidRPr="00814388" w:rsidRDefault="0028201A" w:rsidP="0028201A">
      <w:pPr>
        <w:spacing w:after="0"/>
        <w:rPr>
          <w:rFonts w:cstheme="minorHAnsi"/>
          <w:b/>
          <w:bCs/>
          <w:sz w:val="24"/>
          <w:szCs w:val="24"/>
        </w:rPr>
      </w:pPr>
    </w:p>
    <w:p w14:paraId="43FE1914" w14:textId="1AD9CAB2" w:rsidR="00623251" w:rsidRPr="00814388" w:rsidRDefault="00623251" w:rsidP="00623251">
      <w:pPr>
        <w:spacing w:after="0"/>
        <w:rPr>
          <w:rFonts w:cstheme="minorHAnsi"/>
          <w:b/>
          <w:bCs/>
          <w:sz w:val="24"/>
          <w:szCs w:val="24"/>
        </w:rPr>
      </w:pPr>
      <w:r w:rsidRPr="00814388">
        <w:rPr>
          <w:rFonts w:cstheme="minorHAnsi"/>
          <w:b/>
          <w:bCs/>
          <w:sz w:val="24"/>
          <w:szCs w:val="24"/>
        </w:rPr>
        <w:t>Aprovação “AD REFERENDUM”</w:t>
      </w:r>
    </w:p>
    <w:p w14:paraId="0614F18E" w14:textId="77777777" w:rsidR="00623251" w:rsidRPr="00814388" w:rsidRDefault="00623251" w:rsidP="00623251">
      <w:pPr>
        <w:spacing w:after="0"/>
        <w:ind w:right="-142"/>
        <w:rPr>
          <w:rFonts w:cstheme="minorHAnsi"/>
          <w:sz w:val="24"/>
          <w:szCs w:val="24"/>
        </w:rPr>
      </w:pPr>
      <w:r w:rsidRPr="00814388">
        <w:rPr>
          <w:rFonts w:cstheme="minorHAnsi"/>
          <w:sz w:val="24"/>
          <w:szCs w:val="24"/>
        </w:rPr>
        <w:t xml:space="preserve">Estabelecimentos de acordo com os Itens I, II e III da Del 992/20, solicitar ao fiscal (consultar tabela) análise para aprovação “AD REFFERENDUM”, por telefone, whatsapp ou e-mail. </w:t>
      </w:r>
    </w:p>
    <w:p w14:paraId="6C838D87" w14:textId="77777777" w:rsidR="00623251" w:rsidRPr="00814388" w:rsidRDefault="00623251" w:rsidP="00623251">
      <w:pPr>
        <w:spacing w:after="0"/>
        <w:ind w:right="-142"/>
        <w:rPr>
          <w:rFonts w:cstheme="minorHAnsi"/>
          <w:b/>
          <w:bCs/>
          <w:sz w:val="24"/>
          <w:szCs w:val="24"/>
        </w:rPr>
      </w:pPr>
      <w:r w:rsidRPr="00814388">
        <w:rPr>
          <w:rFonts w:cstheme="minorHAnsi"/>
          <w:b/>
          <w:bCs/>
          <w:sz w:val="24"/>
          <w:szCs w:val="24"/>
        </w:rPr>
        <w:t xml:space="preserve">Protocolo interno </w:t>
      </w:r>
    </w:p>
    <w:p w14:paraId="0DD9760C" w14:textId="77777777" w:rsidR="00623251" w:rsidRPr="00814388" w:rsidRDefault="00623251" w:rsidP="00623251">
      <w:pPr>
        <w:spacing w:after="0"/>
        <w:ind w:right="-142"/>
        <w:rPr>
          <w:rFonts w:cstheme="minorHAnsi"/>
          <w:sz w:val="24"/>
          <w:szCs w:val="24"/>
        </w:rPr>
      </w:pPr>
      <w:r w:rsidRPr="00814388">
        <w:rPr>
          <w:rFonts w:cstheme="minorHAnsi"/>
          <w:sz w:val="24"/>
          <w:szCs w:val="24"/>
        </w:rPr>
        <w:t>No canto inferior direito, clicar em Protocolo Interno.</w:t>
      </w:r>
    </w:p>
    <w:p w14:paraId="6A926387" w14:textId="77777777" w:rsidR="00623251" w:rsidRPr="00814388" w:rsidRDefault="00623251" w:rsidP="00623251">
      <w:pPr>
        <w:spacing w:after="0"/>
        <w:ind w:right="-142"/>
        <w:rPr>
          <w:rFonts w:cstheme="minorHAnsi"/>
          <w:b/>
          <w:bCs/>
          <w:sz w:val="24"/>
          <w:szCs w:val="24"/>
        </w:rPr>
      </w:pPr>
      <w:r w:rsidRPr="00814388">
        <w:rPr>
          <w:rFonts w:cstheme="minorHAnsi"/>
          <w:b/>
          <w:bCs/>
          <w:sz w:val="24"/>
          <w:szCs w:val="24"/>
        </w:rPr>
        <w:t xml:space="preserve">Ocorrência </w:t>
      </w:r>
    </w:p>
    <w:p w14:paraId="0D012297" w14:textId="77777777" w:rsidR="00623251" w:rsidRPr="00814388" w:rsidRDefault="00623251" w:rsidP="00623251">
      <w:pPr>
        <w:spacing w:after="0"/>
        <w:ind w:right="-142"/>
        <w:rPr>
          <w:rFonts w:cstheme="minorHAnsi"/>
          <w:sz w:val="24"/>
          <w:szCs w:val="24"/>
        </w:rPr>
      </w:pPr>
      <w:r w:rsidRPr="00814388">
        <w:rPr>
          <w:rFonts w:cstheme="minorHAnsi"/>
          <w:b/>
          <w:bCs/>
          <w:sz w:val="24"/>
          <w:szCs w:val="24"/>
        </w:rPr>
        <w:t>390</w:t>
      </w:r>
      <w:r w:rsidRPr="00814388">
        <w:rPr>
          <w:rFonts w:cstheme="minorHAnsi"/>
          <w:sz w:val="24"/>
          <w:szCs w:val="24"/>
        </w:rPr>
        <w:t xml:space="preserve"> – ANÁLISE AD REFERENDUM</w:t>
      </w:r>
    </w:p>
    <w:p w14:paraId="7F98A796" w14:textId="77777777" w:rsidR="00623251" w:rsidRPr="00814388" w:rsidRDefault="00623251" w:rsidP="00623251">
      <w:pPr>
        <w:spacing w:after="0"/>
        <w:ind w:right="-142"/>
        <w:rPr>
          <w:rFonts w:cstheme="minorHAnsi"/>
          <w:b/>
          <w:bCs/>
          <w:sz w:val="24"/>
          <w:szCs w:val="24"/>
        </w:rPr>
      </w:pPr>
      <w:r w:rsidRPr="00814388">
        <w:rPr>
          <w:rFonts w:cstheme="minorHAnsi"/>
          <w:b/>
          <w:bCs/>
          <w:sz w:val="24"/>
          <w:szCs w:val="24"/>
        </w:rPr>
        <w:t>Inspeções e Protocolos</w:t>
      </w:r>
    </w:p>
    <w:p w14:paraId="1E621031" w14:textId="77777777" w:rsidR="00623251" w:rsidRPr="00814388" w:rsidRDefault="00623251" w:rsidP="00623251">
      <w:pPr>
        <w:spacing w:after="0"/>
        <w:ind w:right="-142"/>
        <w:rPr>
          <w:rFonts w:cstheme="minorHAnsi"/>
          <w:sz w:val="24"/>
          <w:szCs w:val="24"/>
        </w:rPr>
      </w:pPr>
      <w:r w:rsidRPr="00814388">
        <w:rPr>
          <w:rFonts w:cstheme="minorHAnsi"/>
          <w:sz w:val="24"/>
          <w:szCs w:val="24"/>
        </w:rPr>
        <w:t>+ Protocolo – Adiciona por número;</w:t>
      </w:r>
    </w:p>
    <w:p w14:paraId="3313F474" w14:textId="77777777" w:rsidR="00623251" w:rsidRPr="00814388" w:rsidRDefault="00623251" w:rsidP="00623251">
      <w:pPr>
        <w:spacing w:after="0"/>
        <w:ind w:right="-142"/>
        <w:rPr>
          <w:rFonts w:cstheme="minorHAnsi"/>
          <w:b/>
          <w:bCs/>
          <w:sz w:val="24"/>
          <w:szCs w:val="24"/>
        </w:rPr>
      </w:pPr>
      <w:r w:rsidRPr="00814388">
        <w:rPr>
          <w:rFonts w:cstheme="minorHAnsi"/>
          <w:b/>
          <w:bCs/>
          <w:sz w:val="24"/>
          <w:szCs w:val="24"/>
        </w:rPr>
        <w:t>Evolução</w:t>
      </w:r>
    </w:p>
    <w:p w14:paraId="1F95D903" w14:textId="77777777" w:rsidR="00623251" w:rsidRPr="00814388" w:rsidRDefault="00623251" w:rsidP="00623251">
      <w:pPr>
        <w:spacing w:after="0"/>
        <w:ind w:right="-142"/>
        <w:rPr>
          <w:rFonts w:cstheme="minorHAnsi"/>
          <w:sz w:val="24"/>
          <w:szCs w:val="24"/>
        </w:rPr>
      </w:pPr>
      <w:r w:rsidRPr="00814388">
        <w:rPr>
          <w:rFonts w:cstheme="minorHAnsi"/>
          <w:sz w:val="24"/>
          <w:szCs w:val="24"/>
        </w:rPr>
        <w:t>Alterar Evolução – Inclui código do fiscal;</w:t>
      </w:r>
    </w:p>
    <w:p w14:paraId="52B31DE2" w14:textId="77777777" w:rsidR="00623251" w:rsidRPr="00814388" w:rsidRDefault="00623251" w:rsidP="00623251">
      <w:pPr>
        <w:spacing w:after="0"/>
        <w:ind w:right="-142"/>
        <w:rPr>
          <w:rFonts w:cstheme="minorHAnsi"/>
          <w:b/>
          <w:bCs/>
          <w:sz w:val="24"/>
          <w:szCs w:val="24"/>
        </w:rPr>
      </w:pPr>
      <w:r w:rsidRPr="00814388">
        <w:rPr>
          <w:rFonts w:cstheme="minorHAnsi"/>
          <w:b/>
          <w:bCs/>
          <w:sz w:val="24"/>
          <w:szCs w:val="24"/>
        </w:rPr>
        <w:t>Anexo</w:t>
      </w:r>
    </w:p>
    <w:p w14:paraId="3C8E401E" w14:textId="77777777" w:rsidR="00623251" w:rsidRPr="00814388" w:rsidRDefault="00623251" w:rsidP="00623251">
      <w:pPr>
        <w:spacing w:after="0"/>
        <w:ind w:right="-142"/>
        <w:rPr>
          <w:rFonts w:cstheme="minorHAnsi"/>
          <w:sz w:val="24"/>
          <w:szCs w:val="24"/>
        </w:rPr>
      </w:pPr>
      <w:r w:rsidRPr="00814388">
        <w:rPr>
          <w:rFonts w:cstheme="minorHAnsi"/>
          <w:sz w:val="24"/>
          <w:szCs w:val="24"/>
        </w:rPr>
        <w:t>Inclui o quadro de horários;</w:t>
      </w:r>
    </w:p>
    <w:p w14:paraId="7A270CB5" w14:textId="77777777" w:rsidR="0028201A" w:rsidRPr="00814388" w:rsidRDefault="0028201A" w:rsidP="0028201A">
      <w:pPr>
        <w:spacing w:after="0"/>
        <w:ind w:right="-142"/>
        <w:rPr>
          <w:rFonts w:cstheme="minorHAnsi"/>
          <w:b/>
          <w:bCs/>
          <w:sz w:val="24"/>
          <w:szCs w:val="24"/>
        </w:rPr>
      </w:pPr>
      <w:r w:rsidRPr="00814388">
        <w:rPr>
          <w:rFonts w:cstheme="minorHAnsi"/>
          <w:b/>
          <w:bCs/>
          <w:sz w:val="24"/>
          <w:szCs w:val="24"/>
        </w:rPr>
        <w:t>Oc</w:t>
      </w:r>
      <w:r w:rsidR="00D828B4" w:rsidRPr="00814388">
        <w:rPr>
          <w:rFonts w:cstheme="minorHAnsi"/>
          <w:b/>
          <w:bCs/>
          <w:sz w:val="24"/>
          <w:szCs w:val="24"/>
        </w:rPr>
        <w:t>orr</w:t>
      </w:r>
      <w:r w:rsidR="00817C18" w:rsidRPr="00814388">
        <w:rPr>
          <w:rFonts w:cstheme="minorHAnsi"/>
          <w:b/>
          <w:bCs/>
          <w:sz w:val="24"/>
          <w:szCs w:val="24"/>
        </w:rPr>
        <w:t>ê</w:t>
      </w:r>
      <w:r w:rsidRPr="00814388">
        <w:rPr>
          <w:rFonts w:cstheme="minorHAnsi"/>
          <w:b/>
          <w:bCs/>
          <w:sz w:val="24"/>
          <w:szCs w:val="24"/>
        </w:rPr>
        <w:t xml:space="preserve">ncia </w:t>
      </w:r>
    </w:p>
    <w:p w14:paraId="471F68B3" w14:textId="77777777" w:rsidR="0028201A" w:rsidRPr="00814388" w:rsidRDefault="0028201A" w:rsidP="0028201A">
      <w:pPr>
        <w:spacing w:after="0"/>
        <w:ind w:right="-142"/>
        <w:rPr>
          <w:rFonts w:cstheme="minorHAnsi"/>
          <w:sz w:val="24"/>
          <w:szCs w:val="24"/>
        </w:rPr>
      </w:pPr>
      <w:r w:rsidRPr="00814388">
        <w:rPr>
          <w:rFonts w:cstheme="minorHAnsi"/>
          <w:b/>
          <w:bCs/>
          <w:sz w:val="24"/>
          <w:szCs w:val="24"/>
        </w:rPr>
        <w:t>390</w:t>
      </w:r>
      <w:r w:rsidRPr="00814388">
        <w:rPr>
          <w:rFonts w:cstheme="minorHAnsi"/>
          <w:sz w:val="24"/>
          <w:szCs w:val="24"/>
        </w:rPr>
        <w:t xml:space="preserve"> – ANÁLISE AD REFERENDUM</w:t>
      </w:r>
    </w:p>
    <w:p w14:paraId="1B007911" w14:textId="77777777" w:rsidR="0028201A" w:rsidRPr="00814388" w:rsidRDefault="0028201A" w:rsidP="0028201A">
      <w:pPr>
        <w:spacing w:after="0"/>
        <w:ind w:right="-142"/>
        <w:rPr>
          <w:rFonts w:cstheme="minorHAnsi"/>
          <w:b/>
          <w:bCs/>
          <w:sz w:val="24"/>
          <w:szCs w:val="24"/>
        </w:rPr>
      </w:pPr>
      <w:r w:rsidRPr="00814388">
        <w:rPr>
          <w:rFonts w:cstheme="minorHAnsi"/>
          <w:b/>
          <w:bCs/>
          <w:sz w:val="24"/>
          <w:szCs w:val="24"/>
        </w:rPr>
        <w:t>Observações</w:t>
      </w:r>
    </w:p>
    <w:p w14:paraId="7C313313" w14:textId="77777777" w:rsidR="0028201A" w:rsidRPr="00814388" w:rsidRDefault="0028201A" w:rsidP="0028201A">
      <w:pPr>
        <w:autoSpaceDE w:val="0"/>
        <w:autoSpaceDN w:val="0"/>
        <w:adjustRightInd w:val="0"/>
        <w:spacing w:after="0"/>
        <w:rPr>
          <w:rFonts w:cstheme="minorHAnsi"/>
          <w:sz w:val="24"/>
          <w:szCs w:val="24"/>
        </w:rPr>
      </w:pPr>
      <w:r w:rsidRPr="00814388">
        <w:rPr>
          <w:rFonts w:cstheme="minorHAnsi"/>
          <w:sz w:val="24"/>
          <w:szCs w:val="24"/>
        </w:rPr>
        <w:t>Protocolo n.º ................ aprovado “AD REFERENDUM” pelo fiscal ................... em .../.../......, via (telefone, whatsapp ou e-mail).</w:t>
      </w:r>
    </w:p>
    <w:p w14:paraId="06815F0F" w14:textId="77777777" w:rsidR="0028201A" w:rsidRPr="00814388" w:rsidRDefault="0028201A" w:rsidP="0028201A">
      <w:pPr>
        <w:autoSpaceDE w:val="0"/>
        <w:autoSpaceDN w:val="0"/>
        <w:adjustRightInd w:val="0"/>
        <w:spacing w:after="0"/>
        <w:rPr>
          <w:rFonts w:cstheme="minorHAnsi"/>
          <w:sz w:val="24"/>
          <w:szCs w:val="24"/>
        </w:rPr>
      </w:pPr>
      <w:r w:rsidRPr="00814388">
        <w:rPr>
          <w:rFonts w:cstheme="minorHAnsi"/>
          <w:sz w:val="24"/>
          <w:szCs w:val="24"/>
        </w:rPr>
        <w:t>Se a não aprovação por qualquer um dos itens, IV, V e VI da Del. 992/20:</w:t>
      </w:r>
    </w:p>
    <w:p w14:paraId="2C287F5E" w14:textId="77777777" w:rsidR="0028201A" w:rsidRPr="00814388" w:rsidRDefault="0028201A" w:rsidP="0028201A">
      <w:pPr>
        <w:autoSpaceDE w:val="0"/>
        <w:autoSpaceDN w:val="0"/>
        <w:adjustRightInd w:val="0"/>
        <w:spacing w:after="0"/>
        <w:rPr>
          <w:rFonts w:cstheme="minorHAnsi"/>
          <w:sz w:val="24"/>
          <w:szCs w:val="24"/>
        </w:rPr>
      </w:pPr>
      <w:r w:rsidRPr="00814388">
        <w:rPr>
          <w:rFonts w:cstheme="minorHAnsi"/>
          <w:sz w:val="24"/>
          <w:szCs w:val="24"/>
        </w:rPr>
        <w:t>Protocolo n.º ..................... não aprovado “AD REFERENDUM” conforme Item IV, V OU VI pelo fiscal ................... em .../.../......, via (telefone, whatsapp ou e-mail).</w:t>
      </w:r>
    </w:p>
    <w:p w14:paraId="28AB067A" w14:textId="77777777" w:rsidR="0028201A" w:rsidRPr="00814388" w:rsidRDefault="0028201A" w:rsidP="0028201A">
      <w:pPr>
        <w:spacing w:after="0"/>
        <w:rPr>
          <w:rFonts w:cstheme="minorHAnsi"/>
          <w:b/>
          <w:bCs/>
          <w:color w:val="FF0000"/>
          <w:sz w:val="24"/>
          <w:szCs w:val="24"/>
        </w:rPr>
      </w:pPr>
    </w:p>
    <w:p w14:paraId="44243B2E" w14:textId="77777777" w:rsidR="0028201A" w:rsidRPr="00814388" w:rsidRDefault="0028201A" w:rsidP="0028201A">
      <w:pPr>
        <w:spacing w:after="0"/>
        <w:rPr>
          <w:rFonts w:cstheme="minorHAnsi"/>
          <w:b/>
          <w:bCs/>
          <w:sz w:val="24"/>
          <w:szCs w:val="24"/>
        </w:rPr>
      </w:pPr>
      <w:r w:rsidRPr="00814388">
        <w:rPr>
          <w:rFonts w:cstheme="minorHAnsi"/>
          <w:b/>
          <w:bCs/>
          <w:sz w:val="24"/>
          <w:szCs w:val="24"/>
        </w:rPr>
        <w:t>Protocolo irregular</w:t>
      </w:r>
    </w:p>
    <w:p w14:paraId="3CFF2AC7" w14:textId="77777777" w:rsidR="0028201A" w:rsidRPr="00814388" w:rsidRDefault="0028201A" w:rsidP="0028201A">
      <w:pPr>
        <w:autoSpaceDE w:val="0"/>
        <w:autoSpaceDN w:val="0"/>
        <w:adjustRightInd w:val="0"/>
        <w:spacing w:after="0"/>
        <w:rPr>
          <w:rFonts w:cstheme="minorHAnsi"/>
          <w:color w:val="000000"/>
          <w:sz w:val="24"/>
          <w:szCs w:val="24"/>
        </w:rPr>
      </w:pPr>
      <w:r w:rsidRPr="00814388">
        <w:rPr>
          <w:rFonts w:cstheme="minorHAnsi"/>
          <w:color w:val="000000"/>
          <w:sz w:val="24"/>
          <w:szCs w:val="24"/>
        </w:rPr>
        <w:t>Se após finalizar o protocolo ainda faltar assistência técnica para o estabelecimento.</w:t>
      </w:r>
    </w:p>
    <w:p w14:paraId="2418F0AE" w14:textId="77777777" w:rsidR="0028201A" w:rsidRPr="00814388" w:rsidRDefault="0028201A" w:rsidP="0028201A">
      <w:pPr>
        <w:autoSpaceDE w:val="0"/>
        <w:autoSpaceDN w:val="0"/>
        <w:adjustRightInd w:val="0"/>
        <w:spacing w:after="0"/>
        <w:rPr>
          <w:rFonts w:cstheme="minorHAnsi"/>
          <w:color w:val="000000"/>
          <w:sz w:val="24"/>
          <w:szCs w:val="24"/>
        </w:rPr>
      </w:pPr>
      <w:r w:rsidRPr="00814388">
        <w:rPr>
          <w:rFonts w:cstheme="minorHAnsi"/>
          <w:color w:val="000000"/>
          <w:sz w:val="24"/>
          <w:szCs w:val="24"/>
        </w:rPr>
        <w:t>Evoluir o protocolo normalmente e inserir protocolo para o estabelecimento informando a irregularidade.</w:t>
      </w:r>
    </w:p>
    <w:p w14:paraId="6BD61BA0" w14:textId="77777777" w:rsidR="0028201A" w:rsidRPr="00814388" w:rsidRDefault="0028201A" w:rsidP="0028201A">
      <w:pPr>
        <w:autoSpaceDE w:val="0"/>
        <w:autoSpaceDN w:val="0"/>
        <w:adjustRightInd w:val="0"/>
        <w:spacing w:after="0"/>
        <w:rPr>
          <w:rFonts w:cstheme="minorHAnsi"/>
          <w:b/>
          <w:bCs/>
          <w:sz w:val="24"/>
          <w:szCs w:val="24"/>
        </w:rPr>
      </w:pPr>
      <w:r w:rsidRPr="00814388">
        <w:rPr>
          <w:rFonts w:cstheme="minorHAnsi"/>
          <w:b/>
          <w:bCs/>
          <w:sz w:val="24"/>
          <w:szCs w:val="24"/>
        </w:rPr>
        <w:t xml:space="preserve">Protocolos de Atendimento </w:t>
      </w:r>
    </w:p>
    <w:p w14:paraId="0FEEAFDB" w14:textId="77777777" w:rsidR="0028201A" w:rsidRPr="00814388" w:rsidRDefault="0028201A" w:rsidP="0028201A">
      <w:pPr>
        <w:spacing w:after="0"/>
        <w:ind w:right="-142"/>
        <w:rPr>
          <w:rFonts w:cstheme="minorHAnsi"/>
          <w:sz w:val="24"/>
          <w:szCs w:val="24"/>
        </w:rPr>
      </w:pPr>
      <w:r w:rsidRPr="00814388">
        <w:rPr>
          <w:rFonts w:cstheme="minorHAnsi"/>
          <w:sz w:val="24"/>
          <w:szCs w:val="24"/>
        </w:rPr>
        <w:t>No canto inferior direito, clicar em Protocolo.</w:t>
      </w:r>
    </w:p>
    <w:p w14:paraId="52DD193B" w14:textId="77777777" w:rsidR="0028201A" w:rsidRPr="00814388" w:rsidRDefault="0028201A" w:rsidP="0028201A">
      <w:pPr>
        <w:spacing w:after="0"/>
        <w:ind w:right="-142"/>
        <w:rPr>
          <w:rFonts w:cstheme="minorHAnsi"/>
          <w:b/>
          <w:bCs/>
          <w:sz w:val="24"/>
          <w:szCs w:val="24"/>
        </w:rPr>
      </w:pPr>
      <w:r w:rsidRPr="00814388">
        <w:rPr>
          <w:rFonts w:cstheme="minorHAnsi"/>
          <w:b/>
          <w:bCs/>
          <w:sz w:val="24"/>
          <w:szCs w:val="24"/>
        </w:rPr>
        <w:t xml:space="preserve">Ocorrência </w:t>
      </w:r>
    </w:p>
    <w:p w14:paraId="071DE0E0" w14:textId="77777777" w:rsidR="0028201A" w:rsidRPr="00814388" w:rsidRDefault="0028201A" w:rsidP="0028201A">
      <w:pPr>
        <w:spacing w:after="0"/>
        <w:ind w:right="-142"/>
        <w:rPr>
          <w:rFonts w:cstheme="minorHAnsi"/>
          <w:sz w:val="24"/>
          <w:szCs w:val="24"/>
        </w:rPr>
      </w:pPr>
      <w:r w:rsidRPr="00814388">
        <w:rPr>
          <w:rFonts w:cstheme="minorHAnsi"/>
          <w:sz w:val="24"/>
          <w:szCs w:val="24"/>
        </w:rPr>
        <w:t xml:space="preserve">209 – </w:t>
      </w:r>
      <w:r w:rsidRPr="00814388">
        <w:rPr>
          <w:rFonts w:cstheme="minorHAnsi"/>
          <w:color w:val="000000"/>
          <w:sz w:val="24"/>
          <w:szCs w:val="24"/>
        </w:rPr>
        <w:t>INFORMAÇÕES PARA REGULARIZAR A FIRMA – EMPRESA</w:t>
      </w:r>
    </w:p>
    <w:p w14:paraId="2048AF31" w14:textId="77777777" w:rsidR="0028201A" w:rsidRPr="00814388" w:rsidRDefault="0028201A" w:rsidP="0028201A">
      <w:pPr>
        <w:spacing w:after="0"/>
        <w:ind w:right="-142"/>
        <w:rPr>
          <w:rFonts w:cstheme="minorHAnsi"/>
          <w:b/>
          <w:bCs/>
          <w:sz w:val="24"/>
          <w:szCs w:val="24"/>
        </w:rPr>
      </w:pPr>
      <w:r w:rsidRPr="00814388">
        <w:rPr>
          <w:rFonts w:cstheme="minorHAnsi"/>
          <w:b/>
          <w:bCs/>
          <w:sz w:val="24"/>
          <w:szCs w:val="24"/>
        </w:rPr>
        <w:t>Observações</w:t>
      </w:r>
    </w:p>
    <w:p w14:paraId="1F75BF06" w14:textId="77777777" w:rsidR="0028201A" w:rsidRPr="00814388" w:rsidRDefault="0028201A" w:rsidP="0028201A">
      <w:pPr>
        <w:spacing w:after="0"/>
        <w:ind w:right="-142"/>
        <w:rPr>
          <w:rFonts w:cstheme="minorHAnsi"/>
          <w:sz w:val="24"/>
          <w:szCs w:val="24"/>
        </w:rPr>
      </w:pPr>
      <w:r w:rsidRPr="00814388">
        <w:rPr>
          <w:rFonts w:cstheme="minorHAnsi"/>
          <w:sz w:val="24"/>
          <w:szCs w:val="24"/>
        </w:rPr>
        <w:lastRenderedPageBreak/>
        <w:t>Referente ao protocolo n.º ........................, informamos que o estabelecimento encontra se “com assistência técnica insuficiente”, a não regularização enseja em não emissão de certidão e a aplicação de Autuações/multa para os horários sem assistência técnica nos termos da Legislação vigente.</w:t>
      </w:r>
    </w:p>
    <w:p w14:paraId="032E02F4" w14:textId="77777777" w:rsidR="0028201A" w:rsidRPr="00814388" w:rsidRDefault="0028201A" w:rsidP="0028201A">
      <w:pPr>
        <w:spacing w:after="0"/>
        <w:ind w:right="-142"/>
        <w:rPr>
          <w:rFonts w:cstheme="minorHAnsi"/>
          <w:sz w:val="24"/>
          <w:szCs w:val="24"/>
        </w:rPr>
      </w:pPr>
    </w:p>
    <w:p w14:paraId="1733FFD8" w14:textId="77777777" w:rsidR="0028201A" w:rsidRPr="00814388" w:rsidRDefault="0028201A" w:rsidP="0028201A">
      <w:pPr>
        <w:spacing w:after="0"/>
        <w:ind w:right="-142"/>
        <w:rPr>
          <w:rFonts w:cstheme="minorHAnsi"/>
          <w:b/>
          <w:bCs/>
          <w:sz w:val="24"/>
          <w:szCs w:val="24"/>
        </w:rPr>
      </w:pPr>
      <w:r w:rsidRPr="00814388">
        <w:rPr>
          <w:rFonts w:cstheme="minorHAnsi"/>
          <w:b/>
          <w:bCs/>
          <w:sz w:val="24"/>
          <w:szCs w:val="24"/>
        </w:rPr>
        <w:t>Evolução:</w:t>
      </w:r>
    </w:p>
    <w:p w14:paraId="40EAB399" w14:textId="77777777" w:rsidR="0028201A" w:rsidRPr="00814388" w:rsidRDefault="0028201A" w:rsidP="0028201A">
      <w:pPr>
        <w:spacing w:after="0"/>
        <w:ind w:right="-142"/>
        <w:rPr>
          <w:rFonts w:cstheme="minorHAnsi"/>
          <w:b/>
          <w:bCs/>
          <w:sz w:val="24"/>
          <w:szCs w:val="24"/>
        </w:rPr>
      </w:pPr>
      <w:r w:rsidRPr="00814388">
        <w:rPr>
          <w:rFonts w:cstheme="minorHAnsi"/>
          <w:b/>
          <w:bCs/>
          <w:sz w:val="24"/>
          <w:szCs w:val="24"/>
        </w:rPr>
        <w:t>Dados do Protocolo:</w:t>
      </w:r>
    </w:p>
    <w:p w14:paraId="06F8D2EC" w14:textId="77777777" w:rsidR="0028201A" w:rsidRPr="00814388" w:rsidRDefault="0028201A" w:rsidP="0028201A">
      <w:pPr>
        <w:spacing w:after="0"/>
        <w:ind w:right="-142"/>
        <w:rPr>
          <w:rFonts w:cstheme="minorHAnsi"/>
          <w:sz w:val="24"/>
          <w:szCs w:val="24"/>
        </w:rPr>
      </w:pPr>
      <w:r w:rsidRPr="00814388">
        <w:rPr>
          <w:rFonts w:cstheme="minorHAnsi"/>
          <w:sz w:val="24"/>
          <w:szCs w:val="24"/>
        </w:rPr>
        <w:t xml:space="preserve">Incluir o(s) nome(s) do(os) profissional(ais) e o PA(s). </w:t>
      </w:r>
    </w:p>
    <w:p w14:paraId="12C04F26" w14:textId="77777777" w:rsidR="0028201A" w:rsidRPr="00814388" w:rsidRDefault="0028201A" w:rsidP="0028201A">
      <w:pPr>
        <w:spacing w:after="0"/>
        <w:ind w:right="-142"/>
        <w:rPr>
          <w:rFonts w:cstheme="minorHAnsi"/>
          <w:sz w:val="24"/>
          <w:szCs w:val="24"/>
        </w:rPr>
      </w:pPr>
      <w:r w:rsidRPr="00814388">
        <w:rPr>
          <w:rFonts w:cstheme="minorHAnsi"/>
          <w:sz w:val="24"/>
          <w:szCs w:val="24"/>
        </w:rPr>
        <w:t>Se houver outro procedimento no mesmo protocolo, deverá incluir – o procedimento e incluir o(s) nome(s) do(os) profissional(ais) e o PA(s).</w:t>
      </w:r>
    </w:p>
    <w:p w14:paraId="76A92D1C" w14:textId="77777777" w:rsidR="0028201A" w:rsidRPr="00814388" w:rsidRDefault="0028201A" w:rsidP="0028201A">
      <w:pPr>
        <w:autoSpaceDE w:val="0"/>
        <w:autoSpaceDN w:val="0"/>
        <w:adjustRightInd w:val="0"/>
        <w:spacing w:after="0"/>
        <w:rPr>
          <w:rFonts w:cstheme="minorHAnsi"/>
          <w:b/>
          <w:bCs/>
          <w:color w:val="000000"/>
          <w:sz w:val="24"/>
          <w:szCs w:val="24"/>
          <w:u w:val="single"/>
        </w:rPr>
      </w:pPr>
    </w:p>
    <w:p w14:paraId="53346FE0" w14:textId="0978716B" w:rsidR="0028201A" w:rsidRPr="00814388" w:rsidRDefault="0028201A" w:rsidP="0028201A">
      <w:pPr>
        <w:autoSpaceDE w:val="0"/>
        <w:autoSpaceDN w:val="0"/>
        <w:adjustRightInd w:val="0"/>
        <w:spacing w:after="0"/>
        <w:rPr>
          <w:rFonts w:cstheme="minorHAnsi"/>
          <w:b/>
          <w:bCs/>
          <w:color w:val="000000"/>
          <w:sz w:val="24"/>
          <w:szCs w:val="24"/>
          <w:u w:val="single"/>
        </w:rPr>
      </w:pPr>
      <w:r w:rsidRPr="00814388">
        <w:rPr>
          <w:rFonts w:cstheme="minorHAnsi"/>
          <w:b/>
          <w:bCs/>
          <w:color w:val="000000"/>
          <w:sz w:val="24"/>
          <w:szCs w:val="24"/>
          <w:u w:val="single"/>
        </w:rPr>
        <w:t xml:space="preserve">Evolução </w:t>
      </w:r>
      <w:r w:rsidR="0060170B">
        <w:rPr>
          <w:rFonts w:cstheme="minorHAnsi"/>
          <w:b/>
          <w:bCs/>
          <w:color w:val="000000"/>
          <w:sz w:val="24"/>
          <w:szCs w:val="24"/>
          <w:u w:val="single"/>
        </w:rPr>
        <w:t xml:space="preserve">COM E SEM </w:t>
      </w:r>
      <w:r w:rsidRPr="00814388">
        <w:rPr>
          <w:rFonts w:cstheme="minorHAnsi"/>
          <w:b/>
          <w:bCs/>
          <w:color w:val="000000"/>
          <w:sz w:val="24"/>
          <w:szCs w:val="24"/>
          <w:u w:val="single"/>
        </w:rPr>
        <w:t>AD</w:t>
      </w:r>
    </w:p>
    <w:p w14:paraId="1DB4C303" w14:textId="621E31C1" w:rsidR="0028201A" w:rsidRPr="00814388" w:rsidRDefault="0028201A" w:rsidP="0028201A">
      <w:pPr>
        <w:autoSpaceDE w:val="0"/>
        <w:autoSpaceDN w:val="0"/>
        <w:adjustRightInd w:val="0"/>
        <w:spacing w:after="0"/>
        <w:rPr>
          <w:rFonts w:cstheme="minorHAnsi"/>
          <w:b/>
          <w:bCs/>
          <w:color w:val="FF0000"/>
          <w:sz w:val="24"/>
          <w:szCs w:val="24"/>
        </w:rPr>
      </w:pPr>
      <w:r w:rsidRPr="00814388">
        <w:rPr>
          <w:rFonts w:cstheme="minorHAnsi"/>
          <w:b/>
          <w:bCs/>
          <w:color w:val="000000"/>
          <w:sz w:val="24"/>
          <w:szCs w:val="24"/>
        </w:rPr>
        <w:t>Local da evolução</w:t>
      </w:r>
      <w:r w:rsidRPr="00814388">
        <w:rPr>
          <w:rFonts w:cstheme="minorHAnsi"/>
          <w:b/>
          <w:bCs/>
          <w:color w:val="000000"/>
          <w:sz w:val="24"/>
          <w:szCs w:val="24"/>
        </w:rPr>
        <w:sym w:font="Wingdings" w:char="F0E0"/>
      </w:r>
      <w:r w:rsidRPr="00814388">
        <w:rPr>
          <w:rFonts w:cstheme="minorHAnsi"/>
          <w:b/>
          <w:bCs/>
          <w:color w:val="000000"/>
          <w:sz w:val="24"/>
          <w:szCs w:val="24"/>
        </w:rPr>
        <w:t xml:space="preserve"> </w:t>
      </w:r>
      <w:r w:rsidRPr="00814388">
        <w:rPr>
          <w:rFonts w:cstheme="minorHAnsi"/>
          <w:sz w:val="24"/>
          <w:szCs w:val="24"/>
        </w:rPr>
        <w:t>4</w:t>
      </w:r>
      <w:r w:rsidR="0060170B">
        <w:rPr>
          <w:rFonts w:cstheme="minorHAnsi"/>
          <w:sz w:val="24"/>
          <w:szCs w:val="24"/>
        </w:rPr>
        <w:t>5</w:t>
      </w:r>
      <w:r w:rsidRPr="00814388">
        <w:rPr>
          <w:rFonts w:cstheme="minorHAnsi"/>
          <w:sz w:val="24"/>
          <w:szCs w:val="24"/>
        </w:rPr>
        <w:t xml:space="preserve"> – Cadastro PJ – Processo sem AD;</w:t>
      </w:r>
    </w:p>
    <w:p w14:paraId="3AAA0D60" w14:textId="77777777" w:rsidR="0028201A" w:rsidRPr="00814388" w:rsidRDefault="0028201A" w:rsidP="0028201A">
      <w:pPr>
        <w:autoSpaceDE w:val="0"/>
        <w:autoSpaceDN w:val="0"/>
        <w:adjustRightInd w:val="0"/>
        <w:spacing w:after="0"/>
        <w:rPr>
          <w:rFonts w:cstheme="minorHAnsi"/>
          <w:b/>
          <w:bCs/>
          <w:sz w:val="24"/>
          <w:szCs w:val="24"/>
        </w:rPr>
      </w:pPr>
      <w:r w:rsidRPr="00814388">
        <w:rPr>
          <w:rFonts w:cstheme="minorHAnsi"/>
          <w:b/>
          <w:bCs/>
          <w:sz w:val="24"/>
          <w:szCs w:val="24"/>
        </w:rPr>
        <w:t xml:space="preserve">Situação </w:t>
      </w:r>
      <w:r w:rsidRPr="00814388">
        <w:rPr>
          <w:rFonts w:cstheme="minorHAnsi"/>
          <w:b/>
          <w:bCs/>
          <w:sz w:val="24"/>
          <w:szCs w:val="24"/>
        </w:rPr>
        <w:sym w:font="Wingdings" w:char="F0E0"/>
      </w:r>
      <w:r w:rsidRPr="00814388">
        <w:rPr>
          <w:rFonts w:cstheme="minorHAnsi"/>
          <w:b/>
          <w:bCs/>
          <w:sz w:val="24"/>
          <w:szCs w:val="24"/>
        </w:rPr>
        <w:t xml:space="preserve"> </w:t>
      </w:r>
      <w:r w:rsidRPr="00814388">
        <w:rPr>
          <w:rFonts w:cstheme="minorHAnsi"/>
          <w:sz w:val="24"/>
          <w:szCs w:val="24"/>
        </w:rPr>
        <w:t>1- Em andamento</w:t>
      </w:r>
      <w:r w:rsidRPr="00814388">
        <w:rPr>
          <w:rFonts w:cstheme="minorHAnsi"/>
          <w:b/>
          <w:bCs/>
          <w:sz w:val="24"/>
          <w:szCs w:val="24"/>
        </w:rPr>
        <w:t>;</w:t>
      </w:r>
    </w:p>
    <w:p w14:paraId="28CFFA10" w14:textId="77777777" w:rsidR="0028201A" w:rsidRPr="00814388" w:rsidRDefault="0028201A" w:rsidP="0028201A">
      <w:pPr>
        <w:autoSpaceDE w:val="0"/>
        <w:autoSpaceDN w:val="0"/>
        <w:adjustRightInd w:val="0"/>
        <w:spacing w:after="0"/>
        <w:rPr>
          <w:rFonts w:cstheme="minorHAnsi"/>
          <w:color w:val="FF0000"/>
          <w:sz w:val="24"/>
          <w:szCs w:val="24"/>
        </w:rPr>
      </w:pPr>
      <w:r w:rsidRPr="00814388">
        <w:rPr>
          <w:rFonts w:cstheme="minorHAnsi"/>
          <w:b/>
          <w:bCs/>
          <w:sz w:val="24"/>
          <w:szCs w:val="24"/>
        </w:rPr>
        <w:t>Julgamento</w:t>
      </w:r>
      <w:r w:rsidRPr="00814388">
        <w:rPr>
          <w:rFonts w:cstheme="minorHAnsi"/>
          <w:b/>
          <w:bCs/>
          <w:sz w:val="24"/>
          <w:szCs w:val="24"/>
        </w:rPr>
        <w:sym w:font="Wingdings" w:char="F0E0"/>
      </w:r>
      <w:r w:rsidRPr="00814388">
        <w:rPr>
          <w:rFonts w:cstheme="minorHAnsi"/>
          <w:b/>
          <w:bCs/>
          <w:sz w:val="24"/>
          <w:szCs w:val="24"/>
        </w:rPr>
        <w:t xml:space="preserve"> </w:t>
      </w:r>
      <w:r w:rsidRPr="00814388">
        <w:rPr>
          <w:rFonts w:cstheme="minorHAnsi"/>
          <w:sz w:val="24"/>
          <w:szCs w:val="24"/>
        </w:rPr>
        <w:t>27 – Para conferência;</w:t>
      </w:r>
      <w:r w:rsidRPr="00814388">
        <w:rPr>
          <w:rFonts w:cstheme="minorHAnsi"/>
          <w:b/>
          <w:bCs/>
          <w:sz w:val="24"/>
          <w:szCs w:val="24"/>
        </w:rPr>
        <w:t xml:space="preserve"> </w:t>
      </w:r>
    </w:p>
    <w:p w14:paraId="4DB8F7A7" w14:textId="77777777" w:rsidR="0028201A" w:rsidRPr="00814388" w:rsidRDefault="0028201A" w:rsidP="0028201A">
      <w:pPr>
        <w:autoSpaceDE w:val="0"/>
        <w:autoSpaceDN w:val="0"/>
        <w:adjustRightInd w:val="0"/>
        <w:spacing w:after="0"/>
        <w:rPr>
          <w:rFonts w:cstheme="minorHAnsi"/>
          <w:color w:val="FF0000"/>
          <w:sz w:val="24"/>
          <w:szCs w:val="24"/>
        </w:rPr>
      </w:pPr>
      <w:r w:rsidRPr="00814388">
        <w:rPr>
          <w:rFonts w:cstheme="minorHAnsi"/>
          <w:b/>
          <w:bCs/>
          <w:sz w:val="24"/>
          <w:szCs w:val="24"/>
        </w:rPr>
        <w:t xml:space="preserve">Usuário </w:t>
      </w:r>
      <w:r w:rsidRPr="00814388">
        <w:rPr>
          <w:rFonts w:cstheme="minorHAnsi"/>
          <w:b/>
          <w:bCs/>
          <w:sz w:val="24"/>
          <w:szCs w:val="24"/>
        </w:rPr>
        <w:sym w:font="Wingdings" w:char="F0E0"/>
      </w:r>
      <w:r w:rsidRPr="00814388">
        <w:rPr>
          <w:rFonts w:cstheme="minorHAnsi"/>
          <w:b/>
          <w:bCs/>
          <w:sz w:val="24"/>
          <w:szCs w:val="24"/>
        </w:rPr>
        <w:t xml:space="preserve"> </w:t>
      </w:r>
      <w:r w:rsidRPr="00814388">
        <w:rPr>
          <w:rFonts w:cstheme="minorHAnsi"/>
          <w:sz w:val="24"/>
          <w:szCs w:val="24"/>
        </w:rPr>
        <w:t xml:space="preserve">255 – </w:t>
      </w:r>
      <w:proofErr w:type="spellStart"/>
      <w:r w:rsidRPr="00814388">
        <w:rPr>
          <w:rFonts w:cstheme="minorHAnsi"/>
          <w:sz w:val="24"/>
          <w:szCs w:val="24"/>
        </w:rPr>
        <w:t>Melany</w:t>
      </w:r>
      <w:proofErr w:type="spellEnd"/>
      <w:r w:rsidRPr="00814388">
        <w:rPr>
          <w:rFonts w:cstheme="minorHAnsi"/>
          <w:sz w:val="24"/>
          <w:szCs w:val="24"/>
        </w:rPr>
        <w:t xml:space="preserve"> Caroline de Souza Ribeiro.</w:t>
      </w:r>
    </w:p>
    <w:p w14:paraId="2E1E1511" w14:textId="77777777" w:rsidR="0028201A" w:rsidRPr="00814388" w:rsidRDefault="0028201A" w:rsidP="0028201A">
      <w:pPr>
        <w:autoSpaceDE w:val="0"/>
        <w:autoSpaceDN w:val="0"/>
        <w:adjustRightInd w:val="0"/>
        <w:spacing w:after="0"/>
        <w:rPr>
          <w:rFonts w:cstheme="minorHAnsi"/>
          <w:b/>
          <w:bCs/>
          <w:sz w:val="24"/>
          <w:szCs w:val="24"/>
        </w:rPr>
      </w:pPr>
    </w:p>
    <w:p w14:paraId="531B01EB" w14:textId="478F610B" w:rsidR="0028201A" w:rsidRPr="00814388" w:rsidRDefault="0028201A" w:rsidP="0028201A">
      <w:pPr>
        <w:autoSpaceDE w:val="0"/>
        <w:autoSpaceDN w:val="0"/>
        <w:adjustRightInd w:val="0"/>
        <w:spacing w:after="0"/>
        <w:rPr>
          <w:rFonts w:cstheme="minorHAnsi"/>
          <w:b/>
          <w:bCs/>
          <w:sz w:val="24"/>
          <w:szCs w:val="24"/>
        </w:rPr>
      </w:pPr>
      <w:r w:rsidRPr="00814388">
        <w:rPr>
          <w:rFonts w:cstheme="minorHAnsi"/>
          <w:b/>
          <w:bCs/>
          <w:sz w:val="24"/>
          <w:szCs w:val="24"/>
        </w:rPr>
        <w:t xml:space="preserve">Para salvar em </w:t>
      </w:r>
      <w:r w:rsidR="008600E5" w:rsidRPr="00814388">
        <w:rPr>
          <w:rFonts w:cstheme="minorHAnsi"/>
          <w:b/>
          <w:bCs/>
          <w:sz w:val="24"/>
          <w:szCs w:val="24"/>
        </w:rPr>
        <w:t xml:space="preserve">[NOVO </w:t>
      </w:r>
      <w:r w:rsidRPr="00814388">
        <w:rPr>
          <w:rFonts w:cstheme="minorHAnsi"/>
          <w:b/>
          <w:bCs/>
          <w:sz w:val="24"/>
          <w:szCs w:val="24"/>
        </w:rPr>
        <w:t>GED</w:t>
      </w:r>
      <w:r w:rsidR="008600E5" w:rsidRPr="00814388">
        <w:rPr>
          <w:rFonts w:cstheme="minorHAnsi"/>
          <w:b/>
          <w:bCs/>
          <w:sz w:val="24"/>
          <w:szCs w:val="24"/>
        </w:rPr>
        <w:t>]</w:t>
      </w:r>
      <w:r w:rsidRPr="00814388">
        <w:rPr>
          <w:rFonts w:cstheme="minorHAnsi"/>
          <w:b/>
          <w:bCs/>
          <w:sz w:val="24"/>
          <w:szCs w:val="24"/>
        </w:rPr>
        <w:t>:</w:t>
      </w:r>
    </w:p>
    <w:p w14:paraId="58FE6FDF" w14:textId="77777777" w:rsidR="0028201A" w:rsidRPr="00814388" w:rsidRDefault="0028201A" w:rsidP="0028201A">
      <w:pPr>
        <w:autoSpaceDE w:val="0"/>
        <w:autoSpaceDN w:val="0"/>
        <w:adjustRightInd w:val="0"/>
        <w:spacing w:after="0"/>
        <w:rPr>
          <w:rFonts w:cstheme="minorHAnsi"/>
          <w:sz w:val="24"/>
          <w:szCs w:val="24"/>
        </w:rPr>
      </w:pPr>
    </w:p>
    <w:p w14:paraId="34169E12" w14:textId="77777777" w:rsidR="0028201A" w:rsidRPr="00814388" w:rsidRDefault="0028201A" w:rsidP="0028201A">
      <w:pPr>
        <w:autoSpaceDE w:val="0"/>
        <w:autoSpaceDN w:val="0"/>
        <w:adjustRightInd w:val="0"/>
        <w:spacing w:after="0"/>
        <w:rPr>
          <w:rFonts w:cstheme="minorHAnsi"/>
          <w:b/>
          <w:bCs/>
          <w:sz w:val="24"/>
          <w:szCs w:val="24"/>
        </w:rPr>
      </w:pPr>
      <w:r w:rsidRPr="00814388">
        <w:rPr>
          <w:rFonts w:cstheme="minorHAnsi"/>
          <w:sz w:val="24"/>
          <w:szCs w:val="24"/>
        </w:rPr>
        <w:t xml:space="preserve">Quando abrir o aplicativo já aparecerá a tela de pastas do </w:t>
      </w:r>
      <w:r w:rsidRPr="00814388">
        <w:rPr>
          <w:rFonts w:cstheme="minorHAnsi"/>
          <w:b/>
          <w:bCs/>
          <w:sz w:val="24"/>
          <w:szCs w:val="24"/>
        </w:rPr>
        <w:t xml:space="preserve">CRF </w:t>
      </w:r>
      <w:r w:rsidRPr="00814388">
        <w:rPr>
          <w:rFonts w:cstheme="minorHAnsi"/>
          <w:b/>
          <w:bCs/>
          <w:sz w:val="24"/>
          <w:szCs w:val="24"/>
        </w:rPr>
        <w:sym w:font="Wingdings" w:char="F0E0"/>
      </w:r>
      <w:r w:rsidRPr="00814388">
        <w:rPr>
          <w:rFonts w:cstheme="minorHAnsi"/>
          <w:b/>
          <w:bCs/>
          <w:sz w:val="24"/>
          <w:szCs w:val="24"/>
        </w:rPr>
        <w:t xml:space="preserve"> Processos CRF</w:t>
      </w:r>
    </w:p>
    <w:p w14:paraId="62BAED22" w14:textId="77777777" w:rsidR="0028201A" w:rsidRPr="00814388" w:rsidRDefault="0028201A" w:rsidP="0028201A">
      <w:pPr>
        <w:autoSpaceDE w:val="0"/>
        <w:autoSpaceDN w:val="0"/>
        <w:adjustRightInd w:val="0"/>
        <w:spacing w:after="0"/>
        <w:rPr>
          <w:rFonts w:cstheme="minorHAnsi"/>
          <w:sz w:val="24"/>
          <w:szCs w:val="24"/>
        </w:rPr>
      </w:pPr>
      <w:r w:rsidRPr="00814388">
        <w:rPr>
          <w:rFonts w:cstheme="minorHAnsi"/>
          <w:sz w:val="24"/>
          <w:szCs w:val="24"/>
        </w:rPr>
        <w:t>Neste caso a pasta já foi criada, quando o profissional fez o ingresso.</w:t>
      </w:r>
    </w:p>
    <w:p w14:paraId="38280DF7" w14:textId="77777777" w:rsidR="0028201A" w:rsidRPr="00814388" w:rsidRDefault="0028201A" w:rsidP="0028201A">
      <w:pPr>
        <w:autoSpaceDE w:val="0"/>
        <w:autoSpaceDN w:val="0"/>
        <w:adjustRightInd w:val="0"/>
        <w:spacing w:after="0"/>
        <w:rPr>
          <w:rFonts w:cstheme="minorHAnsi"/>
          <w:b/>
          <w:bCs/>
          <w:i/>
          <w:iCs/>
          <w:sz w:val="24"/>
          <w:szCs w:val="24"/>
        </w:rPr>
      </w:pPr>
      <w:r w:rsidRPr="00814388">
        <w:rPr>
          <w:rFonts w:cstheme="minorHAnsi"/>
          <w:b/>
          <w:bCs/>
          <w:i/>
          <w:iCs/>
          <w:sz w:val="24"/>
          <w:szCs w:val="24"/>
        </w:rPr>
        <w:t>Pesquisar no repositório</w:t>
      </w:r>
    </w:p>
    <w:p w14:paraId="73AC83AF" w14:textId="77777777" w:rsidR="0028201A" w:rsidRPr="00814388" w:rsidRDefault="0028201A" w:rsidP="0028201A">
      <w:pPr>
        <w:autoSpaceDE w:val="0"/>
        <w:autoSpaceDN w:val="0"/>
        <w:adjustRightInd w:val="0"/>
        <w:spacing w:after="0"/>
        <w:rPr>
          <w:rFonts w:cstheme="minorHAnsi"/>
          <w:sz w:val="24"/>
          <w:szCs w:val="24"/>
        </w:rPr>
      </w:pPr>
      <w:r w:rsidRPr="00814388">
        <w:rPr>
          <w:rFonts w:cstheme="minorHAnsi"/>
          <w:b/>
          <w:bCs/>
          <w:sz w:val="24"/>
          <w:szCs w:val="24"/>
        </w:rPr>
        <w:t>1.1</w:t>
      </w:r>
      <w:r w:rsidRPr="00814388">
        <w:rPr>
          <w:rFonts w:cstheme="minorHAnsi"/>
          <w:sz w:val="24"/>
          <w:szCs w:val="24"/>
        </w:rPr>
        <w:t xml:space="preserve"> Informar os dados da pasta - PA empresa PA profissional;</w:t>
      </w:r>
    </w:p>
    <w:p w14:paraId="3C44D14D" w14:textId="77777777" w:rsidR="0028201A" w:rsidRDefault="0028201A" w:rsidP="0028201A">
      <w:pPr>
        <w:autoSpaceDE w:val="0"/>
        <w:autoSpaceDN w:val="0"/>
        <w:adjustRightInd w:val="0"/>
        <w:spacing w:after="0" w:line="240" w:lineRule="auto"/>
        <w:rPr>
          <w:rFonts w:cstheme="minorHAnsi"/>
          <w:sz w:val="24"/>
          <w:szCs w:val="24"/>
        </w:rPr>
      </w:pPr>
      <w:r w:rsidRPr="00814388">
        <w:rPr>
          <w:rFonts w:cstheme="minorHAnsi"/>
          <w:b/>
          <w:bCs/>
          <w:sz w:val="24"/>
          <w:szCs w:val="24"/>
        </w:rPr>
        <w:t>1.2</w:t>
      </w:r>
      <w:r w:rsidRPr="00814388">
        <w:rPr>
          <w:rFonts w:cstheme="minorHAnsi"/>
          <w:sz w:val="24"/>
          <w:szCs w:val="24"/>
        </w:rPr>
        <w:t xml:space="preserve"> Arraste o documento salvo para dentro da pasta.</w:t>
      </w:r>
    </w:p>
    <w:p w14:paraId="4C848FBE" w14:textId="77777777" w:rsidR="00D60375" w:rsidRDefault="00D60375" w:rsidP="0028201A">
      <w:pPr>
        <w:autoSpaceDE w:val="0"/>
        <w:autoSpaceDN w:val="0"/>
        <w:adjustRightInd w:val="0"/>
        <w:spacing w:after="0" w:line="240" w:lineRule="auto"/>
        <w:rPr>
          <w:rFonts w:cstheme="minorHAnsi"/>
          <w:sz w:val="24"/>
          <w:szCs w:val="24"/>
        </w:rPr>
      </w:pPr>
    </w:p>
    <w:p w14:paraId="618A3759" w14:textId="77777777" w:rsidR="0060170B" w:rsidRDefault="0060170B" w:rsidP="0028201A">
      <w:pPr>
        <w:autoSpaceDE w:val="0"/>
        <w:autoSpaceDN w:val="0"/>
        <w:adjustRightInd w:val="0"/>
        <w:spacing w:after="0" w:line="240" w:lineRule="auto"/>
        <w:rPr>
          <w:rFonts w:cstheme="minorHAnsi"/>
          <w:sz w:val="24"/>
          <w:szCs w:val="24"/>
        </w:rPr>
      </w:pPr>
    </w:p>
    <w:p w14:paraId="033561DD" w14:textId="77777777" w:rsidR="0060170B" w:rsidRDefault="0060170B" w:rsidP="0028201A">
      <w:pPr>
        <w:autoSpaceDE w:val="0"/>
        <w:autoSpaceDN w:val="0"/>
        <w:adjustRightInd w:val="0"/>
        <w:spacing w:after="0" w:line="240" w:lineRule="auto"/>
        <w:rPr>
          <w:rFonts w:cstheme="minorHAnsi"/>
          <w:sz w:val="24"/>
          <w:szCs w:val="24"/>
        </w:rPr>
      </w:pPr>
    </w:p>
    <w:p w14:paraId="12FC704B" w14:textId="77777777" w:rsidR="0060170B" w:rsidRDefault="0060170B" w:rsidP="0028201A">
      <w:pPr>
        <w:autoSpaceDE w:val="0"/>
        <w:autoSpaceDN w:val="0"/>
        <w:adjustRightInd w:val="0"/>
        <w:spacing w:after="0" w:line="240" w:lineRule="auto"/>
        <w:rPr>
          <w:rFonts w:cstheme="minorHAnsi"/>
          <w:sz w:val="24"/>
          <w:szCs w:val="24"/>
        </w:rPr>
      </w:pPr>
    </w:p>
    <w:p w14:paraId="5B5B1CF8" w14:textId="77777777" w:rsidR="0060170B" w:rsidRDefault="0060170B" w:rsidP="0028201A">
      <w:pPr>
        <w:autoSpaceDE w:val="0"/>
        <w:autoSpaceDN w:val="0"/>
        <w:adjustRightInd w:val="0"/>
        <w:spacing w:after="0" w:line="240" w:lineRule="auto"/>
        <w:rPr>
          <w:rFonts w:cstheme="minorHAnsi"/>
          <w:sz w:val="24"/>
          <w:szCs w:val="24"/>
        </w:rPr>
      </w:pPr>
    </w:p>
    <w:p w14:paraId="4A2DFF11" w14:textId="77777777" w:rsidR="0060170B" w:rsidRDefault="0060170B" w:rsidP="0028201A">
      <w:pPr>
        <w:autoSpaceDE w:val="0"/>
        <w:autoSpaceDN w:val="0"/>
        <w:adjustRightInd w:val="0"/>
        <w:spacing w:after="0" w:line="240" w:lineRule="auto"/>
        <w:rPr>
          <w:rFonts w:cstheme="minorHAnsi"/>
          <w:sz w:val="24"/>
          <w:szCs w:val="24"/>
        </w:rPr>
      </w:pPr>
    </w:p>
    <w:p w14:paraId="4090839A" w14:textId="77777777" w:rsidR="00D60375" w:rsidRDefault="00D60375" w:rsidP="0028201A">
      <w:pPr>
        <w:autoSpaceDE w:val="0"/>
        <w:autoSpaceDN w:val="0"/>
        <w:adjustRightInd w:val="0"/>
        <w:spacing w:after="0" w:line="240" w:lineRule="auto"/>
        <w:rPr>
          <w:rFonts w:cstheme="minorHAnsi"/>
          <w:sz w:val="24"/>
          <w:szCs w:val="24"/>
        </w:rPr>
      </w:pPr>
    </w:p>
    <w:p w14:paraId="31E33BE4" w14:textId="4D03DA55" w:rsidR="00D60375" w:rsidRDefault="00D60375" w:rsidP="00D60375">
      <w:pPr>
        <w:spacing w:after="0"/>
        <w:rPr>
          <w:rFonts w:cstheme="minorHAnsi"/>
          <w:b/>
          <w:bCs/>
          <w:sz w:val="24"/>
          <w:szCs w:val="24"/>
        </w:rPr>
      </w:pPr>
      <w:r>
        <w:rPr>
          <w:rFonts w:cstheme="minorHAnsi"/>
          <w:b/>
          <w:bCs/>
          <w:sz w:val="24"/>
          <w:szCs w:val="24"/>
        </w:rPr>
        <w:t>BAIXA DE RT</w:t>
      </w:r>
    </w:p>
    <w:p w14:paraId="38DD87EB" w14:textId="59C9961F" w:rsidR="00D60375" w:rsidRPr="00D60375" w:rsidRDefault="00D60375" w:rsidP="00D60375">
      <w:pPr>
        <w:pStyle w:val="PargrafodaLista"/>
        <w:numPr>
          <w:ilvl w:val="0"/>
          <w:numId w:val="25"/>
        </w:numPr>
        <w:spacing w:after="0"/>
        <w:rPr>
          <w:rFonts w:cstheme="minorHAnsi"/>
          <w:sz w:val="24"/>
          <w:szCs w:val="24"/>
        </w:rPr>
      </w:pPr>
      <w:r w:rsidRPr="00D60375">
        <w:rPr>
          <w:rFonts w:cstheme="minorHAnsi"/>
          <w:sz w:val="24"/>
          <w:szCs w:val="24"/>
        </w:rPr>
        <w:t>Entrar no cadastro do profissional em questão;</w:t>
      </w:r>
    </w:p>
    <w:p w14:paraId="46140293" w14:textId="231C43CD" w:rsidR="00D60375" w:rsidRPr="00D60375" w:rsidRDefault="00D60375" w:rsidP="00D60375">
      <w:pPr>
        <w:pStyle w:val="PargrafodaLista"/>
        <w:numPr>
          <w:ilvl w:val="0"/>
          <w:numId w:val="25"/>
        </w:numPr>
        <w:spacing w:after="0"/>
        <w:rPr>
          <w:rFonts w:cstheme="minorHAnsi"/>
          <w:sz w:val="24"/>
          <w:szCs w:val="24"/>
        </w:rPr>
      </w:pPr>
      <w:r w:rsidRPr="00D60375">
        <w:rPr>
          <w:rFonts w:cstheme="minorHAnsi"/>
          <w:sz w:val="24"/>
          <w:szCs w:val="24"/>
        </w:rPr>
        <w:t>Criar protocolo ocorrência 56 – APRESENTA DECLARAÇÃO DE OUTRAS ATIVIDADES;</w:t>
      </w:r>
    </w:p>
    <w:p w14:paraId="5CDBD842" w14:textId="714B53C4" w:rsidR="00D60375" w:rsidRPr="00D60375" w:rsidRDefault="00D60375" w:rsidP="00D60375">
      <w:pPr>
        <w:pStyle w:val="PargrafodaLista"/>
        <w:numPr>
          <w:ilvl w:val="0"/>
          <w:numId w:val="25"/>
        </w:numPr>
        <w:spacing w:after="0"/>
        <w:rPr>
          <w:rFonts w:cstheme="minorHAnsi"/>
          <w:sz w:val="24"/>
          <w:szCs w:val="24"/>
        </w:rPr>
      </w:pPr>
      <w:r w:rsidRPr="00D60375">
        <w:rPr>
          <w:rFonts w:cstheme="minorHAnsi"/>
          <w:sz w:val="24"/>
          <w:szCs w:val="24"/>
        </w:rPr>
        <w:t>Nas observações do protocolo, descrever o documento de quebra de vínculo apresentado e/ou vincular ao protocolo apresentado (casos de baixa apresentado em protocolos da PJ)</w:t>
      </w:r>
    </w:p>
    <w:p w14:paraId="3E73D338" w14:textId="4EA646CA" w:rsidR="00D60375" w:rsidRPr="00D60375" w:rsidRDefault="00D60375" w:rsidP="00D60375">
      <w:pPr>
        <w:pStyle w:val="PargrafodaLista"/>
        <w:numPr>
          <w:ilvl w:val="0"/>
          <w:numId w:val="25"/>
        </w:numPr>
        <w:spacing w:after="0"/>
        <w:rPr>
          <w:rFonts w:cstheme="minorHAnsi"/>
          <w:sz w:val="24"/>
          <w:szCs w:val="24"/>
        </w:rPr>
      </w:pPr>
      <w:r w:rsidRPr="00D60375">
        <w:rPr>
          <w:rFonts w:cstheme="minorHAnsi"/>
          <w:sz w:val="24"/>
          <w:szCs w:val="24"/>
        </w:rPr>
        <w:t>Vincular a inscrição da PJ que está baixando;</w:t>
      </w:r>
    </w:p>
    <w:p w14:paraId="1F26D7C4" w14:textId="60A9C9D7" w:rsidR="00D60375" w:rsidRPr="00D60375" w:rsidRDefault="00D60375" w:rsidP="00D60375">
      <w:pPr>
        <w:pStyle w:val="PargrafodaLista"/>
        <w:numPr>
          <w:ilvl w:val="0"/>
          <w:numId w:val="25"/>
        </w:numPr>
        <w:spacing w:after="0"/>
        <w:rPr>
          <w:rFonts w:cstheme="minorHAnsi"/>
          <w:sz w:val="24"/>
          <w:szCs w:val="24"/>
        </w:rPr>
      </w:pPr>
      <w:r w:rsidRPr="00D60375">
        <w:rPr>
          <w:rFonts w:cstheme="minorHAnsi"/>
          <w:sz w:val="24"/>
          <w:szCs w:val="24"/>
        </w:rPr>
        <w:t>Evoluir o protocolo com: 4-22-7</w:t>
      </w:r>
    </w:p>
    <w:p w14:paraId="3CE0112F" w14:textId="5B06ED76" w:rsidR="00D60375" w:rsidRPr="00D60375" w:rsidRDefault="00D60375" w:rsidP="00D60375">
      <w:pPr>
        <w:pStyle w:val="PargrafodaLista"/>
        <w:numPr>
          <w:ilvl w:val="0"/>
          <w:numId w:val="25"/>
        </w:numPr>
        <w:spacing w:after="0"/>
        <w:rPr>
          <w:rFonts w:cstheme="minorHAnsi"/>
          <w:sz w:val="24"/>
          <w:szCs w:val="24"/>
        </w:rPr>
      </w:pPr>
      <w:r w:rsidRPr="00D60375">
        <w:rPr>
          <w:rFonts w:cstheme="minorHAnsi"/>
          <w:sz w:val="24"/>
          <w:szCs w:val="24"/>
        </w:rPr>
        <w:t>Anexar o documento;</w:t>
      </w:r>
    </w:p>
    <w:p w14:paraId="6231636B" w14:textId="2C93D6AE" w:rsidR="00D60375" w:rsidRPr="00D60375" w:rsidRDefault="00D60375" w:rsidP="00D60375">
      <w:pPr>
        <w:pStyle w:val="PargrafodaLista"/>
        <w:numPr>
          <w:ilvl w:val="0"/>
          <w:numId w:val="25"/>
        </w:numPr>
        <w:spacing w:after="0"/>
        <w:rPr>
          <w:rFonts w:cstheme="minorHAnsi"/>
          <w:sz w:val="24"/>
          <w:szCs w:val="24"/>
        </w:rPr>
      </w:pPr>
      <w:r w:rsidRPr="00D60375">
        <w:rPr>
          <w:rFonts w:cstheme="minorHAnsi"/>
          <w:sz w:val="24"/>
          <w:szCs w:val="24"/>
        </w:rPr>
        <w:t>Na empresa em que está baixando, colocar a data final do documento apresentado e na observação descrever igual;</w:t>
      </w:r>
    </w:p>
    <w:p w14:paraId="0CF67478" w14:textId="46441A9E" w:rsidR="00D60375" w:rsidRPr="00D60375" w:rsidRDefault="00D60375" w:rsidP="00D60375">
      <w:pPr>
        <w:spacing w:after="0"/>
        <w:ind w:left="360"/>
        <w:rPr>
          <w:rFonts w:cstheme="minorHAnsi"/>
          <w:sz w:val="24"/>
          <w:szCs w:val="24"/>
        </w:rPr>
      </w:pPr>
    </w:p>
    <w:p w14:paraId="694C5EF1" w14:textId="77777777" w:rsidR="00D60375" w:rsidRPr="00814388" w:rsidRDefault="00D60375" w:rsidP="0028201A">
      <w:pPr>
        <w:autoSpaceDE w:val="0"/>
        <w:autoSpaceDN w:val="0"/>
        <w:adjustRightInd w:val="0"/>
        <w:spacing w:after="0" w:line="240" w:lineRule="auto"/>
        <w:rPr>
          <w:rFonts w:cstheme="minorHAnsi"/>
          <w:sz w:val="24"/>
          <w:szCs w:val="24"/>
        </w:rPr>
      </w:pPr>
    </w:p>
    <w:p w14:paraId="371E5336" w14:textId="77777777" w:rsidR="0028201A" w:rsidRPr="00814388" w:rsidRDefault="0028201A" w:rsidP="0028201A">
      <w:pPr>
        <w:autoSpaceDE w:val="0"/>
        <w:autoSpaceDN w:val="0"/>
        <w:adjustRightInd w:val="0"/>
        <w:spacing w:after="0" w:line="240" w:lineRule="auto"/>
        <w:rPr>
          <w:rFonts w:cstheme="minorHAnsi"/>
          <w:sz w:val="24"/>
          <w:szCs w:val="24"/>
        </w:rPr>
      </w:pPr>
    </w:p>
    <w:p w14:paraId="216B0919" w14:textId="77777777" w:rsidR="0028201A" w:rsidRPr="00814388" w:rsidRDefault="0028201A" w:rsidP="0028201A">
      <w:pPr>
        <w:autoSpaceDE w:val="0"/>
        <w:autoSpaceDN w:val="0"/>
        <w:adjustRightInd w:val="0"/>
        <w:spacing w:after="0" w:line="240" w:lineRule="auto"/>
        <w:rPr>
          <w:rFonts w:cstheme="minorHAnsi"/>
          <w:sz w:val="24"/>
          <w:szCs w:val="24"/>
        </w:rPr>
      </w:pPr>
    </w:p>
    <w:p w14:paraId="2248CCB1" w14:textId="77777777" w:rsidR="0028201A" w:rsidRPr="00814388" w:rsidRDefault="0028201A" w:rsidP="0028201A">
      <w:pPr>
        <w:rPr>
          <w:rFonts w:cstheme="minorHAnsi"/>
          <w:b/>
          <w:bCs/>
          <w:sz w:val="24"/>
          <w:szCs w:val="24"/>
        </w:rPr>
      </w:pPr>
      <w:r w:rsidRPr="00814388">
        <w:rPr>
          <w:rFonts w:cstheme="minorHAnsi"/>
          <w:b/>
          <w:bCs/>
          <w:sz w:val="24"/>
          <w:szCs w:val="24"/>
        </w:rPr>
        <w:br w:type="page"/>
      </w:r>
    </w:p>
    <w:p w14:paraId="5DE15626" w14:textId="77777777" w:rsidR="0028201A" w:rsidRPr="00814388" w:rsidRDefault="0028201A" w:rsidP="0028201A">
      <w:pPr>
        <w:spacing w:after="0"/>
        <w:rPr>
          <w:rFonts w:cstheme="minorHAnsi"/>
          <w:b/>
          <w:bCs/>
          <w:sz w:val="24"/>
          <w:szCs w:val="24"/>
        </w:rPr>
      </w:pPr>
      <w:r w:rsidRPr="00814388">
        <w:rPr>
          <w:rFonts w:cstheme="minorHAnsi"/>
          <w:b/>
          <w:bCs/>
          <w:sz w:val="24"/>
          <w:szCs w:val="24"/>
        </w:rPr>
        <w:lastRenderedPageBreak/>
        <w:t xml:space="preserve">ALTERAÇÃO DE MODALIDADE </w:t>
      </w:r>
    </w:p>
    <w:p w14:paraId="28B2E452" w14:textId="77777777" w:rsidR="0028201A" w:rsidRPr="00814388" w:rsidRDefault="0028201A" w:rsidP="0028201A">
      <w:pPr>
        <w:shd w:val="clear" w:color="auto" w:fill="FFFFFF"/>
        <w:spacing w:after="0" w:line="240" w:lineRule="auto"/>
        <w:rPr>
          <w:rFonts w:eastAsia="Times New Roman" w:cstheme="minorHAnsi"/>
          <w:color w:val="1E1E1E"/>
          <w:sz w:val="24"/>
          <w:szCs w:val="24"/>
          <w:lang w:eastAsia="pt-BR"/>
        </w:rPr>
      </w:pPr>
      <w:r w:rsidRPr="00814388">
        <w:rPr>
          <w:rFonts w:eastAsia="Times New Roman" w:cstheme="minorHAnsi"/>
          <w:color w:val="1E1E1E"/>
          <w:sz w:val="24"/>
          <w:szCs w:val="24"/>
          <w:lang w:eastAsia="pt-BR"/>
        </w:rPr>
        <w:t>Ocorre quando o estabelecimento tem interesse em promover alterações de função, em razão de responsabilidades específicas, ou motivada pela saída de algum profissional, notadamente daquele que exerce a função de Diretor Técnico.</w:t>
      </w:r>
    </w:p>
    <w:p w14:paraId="71EDE292" w14:textId="77777777" w:rsidR="0028201A" w:rsidRPr="00814388" w:rsidRDefault="0028201A" w:rsidP="0028201A">
      <w:pPr>
        <w:shd w:val="clear" w:color="auto" w:fill="FFFFFF"/>
        <w:spacing w:after="0" w:line="240" w:lineRule="auto"/>
        <w:rPr>
          <w:rFonts w:eastAsia="Times New Roman" w:cstheme="minorHAnsi"/>
          <w:color w:val="1E1E1E"/>
          <w:sz w:val="24"/>
          <w:szCs w:val="24"/>
          <w:lang w:eastAsia="pt-BR"/>
        </w:rPr>
      </w:pPr>
      <w:r w:rsidRPr="00814388">
        <w:rPr>
          <w:rFonts w:eastAsia="Times New Roman" w:cstheme="minorHAnsi"/>
          <w:color w:val="1E1E1E"/>
          <w:sz w:val="24"/>
          <w:szCs w:val="24"/>
          <w:lang w:eastAsia="pt-BR"/>
        </w:rPr>
        <w:t>Deverá ser feito o procedimento de ingresso de responsabilidade técnica, e, se houver alterações de horários preencher os requerimentos específicos a cada profissional no mesmo procedimento de ingresso de responsabilidade técnica.</w:t>
      </w:r>
    </w:p>
    <w:p w14:paraId="4E19F180" w14:textId="77777777" w:rsidR="0028201A" w:rsidRPr="00814388" w:rsidRDefault="0028201A" w:rsidP="0028201A">
      <w:pPr>
        <w:spacing w:after="0"/>
        <w:rPr>
          <w:rFonts w:cstheme="minorHAnsi"/>
          <w:sz w:val="24"/>
          <w:szCs w:val="24"/>
        </w:rPr>
      </w:pPr>
      <w:r w:rsidRPr="00814388">
        <w:rPr>
          <w:rFonts w:cstheme="minorHAnsi"/>
          <w:sz w:val="24"/>
          <w:szCs w:val="24"/>
        </w:rPr>
        <w:t xml:space="preserve"> </w:t>
      </w:r>
    </w:p>
    <w:p w14:paraId="54529C15" w14:textId="77777777" w:rsidR="0028201A" w:rsidRPr="00814388" w:rsidRDefault="0028201A" w:rsidP="0028201A">
      <w:pPr>
        <w:spacing w:after="0"/>
        <w:rPr>
          <w:rFonts w:cstheme="minorHAnsi"/>
          <w:b/>
          <w:bCs/>
          <w:sz w:val="24"/>
          <w:szCs w:val="24"/>
        </w:rPr>
      </w:pPr>
      <w:r w:rsidRPr="00814388">
        <w:rPr>
          <w:rFonts w:cstheme="minorHAnsi"/>
          <w:b/>
          <w:bCs/>
          <w:sz w:val="24"/>
          <w:szCs w:val="24"/>
        </w:rPr>
        <w:t>1. Requerimentos:</w:t>
      </w:r>
    </w:p>
    <w:p w14:paraId="003AB0A4" w14:textId="77777777" w:rsidR="0028201A" w:rsidRPr="00814388" w:rsidRDefault="0028201A" w:rsidP="0028201A">
      <w:pPr>
        <w:spacing w:after="0"/>
        <w:rPr>
          <w:rFonts w:cstheme="minorHAnsi"/>
          <w:b/>
          <w:sz w:val="24"/>
          <w:szCs w:val="24"/>
        </w:rPr>
      </w:pPr>
      <w:r w:rsidRPr="00814388">
        <w:rPr>
          <w:rFonts w:cstheme="minorHAnsi"/>
          <w:b/>
          <w:sz w:val="24"/>
          <w:szCs w:val="24"/>
        </w:rPr>
        <w:t xml:space="preserve">1.1 </w:t>
      </w:r>
      <w:r w:rsidRPr="00814388">
        <w:rPr>
          <w:rFonts w:cstheme="minorHAnsi"/>
          <w:bCs/>
          <w:sz w:val="24"/>
          <w:szCs w:val="24"/>
        </w:rPr>
        <w:t>Formulário requerimento empresa preenchido e assinado pelo diretor técnico, também estará assinado eletronicamente por CPF e senha pessoal do representante legal;</w:t>
      </w:r>
    </w:p>
    <w:p w14:paraId="66974357" w14:textId="77777777" w:rsidR="0028201A" w:rsidRPr="00814388" w:rsidRDefault="0028201A" w:rsidP="0028201A">
      <w:pPr>
        <w:spacing w:after="0"/>
        <w:rPr>
          <w:rFonts w:cstheme="minorHAnsi"/>
          <w:bCs/>
          <w:sz w:val="24"/>
          <w:szCs w:val="24"/>
        </w:rPr>
      </w:pPr>
      <w:r w:rsidRPr="00814388">
        <w:rPr>
          <w:rFonts w:cstheme="minorHAnsi"/>
          <w:b/>
          <w:sz w:val="24"/>
          <w:szCs w:val="24"/>
        </w:rPr>
        <w:t xml:space="preserve">1.2 </w:t>
      </w:r>
      <w:r w:rsidRPr="00814388">
        <w:rPr>
          <w:rFonts w:cstheme="minorHAnsi"/>
          <w:bCs/>
          <w:sz w:val="24"/>
          <w:szCs w:val="24"/>
        </w:rPr>
        <w:t>Formulário Termo de Compromisso preenchido e assinado pelo profissional requerente e pelo diretor técnico.</w:t>
      </w:r>
    </w:p>
    <w:p w14:paraId="53FF508D" w14:textId="77777777" w:rsidR="0028201A" w:rsidRPr="00814388" w:rsidRDefault="0028201A" w:rsidP="0028201A">
      <w:pPr>
        <w:spacing w:after="0"/>
        <w:rPr>
          <w:rFonts w:cstheme="minorHAnsi"/>
          <w:b/>
          <w:sz w:val="24"/>
          <w:szCs w:val="24"/>
        </w:rPr>
      </w:pPr>
      <w:r w:rsidRPr="00814388">
        <w:rPr>
          <w:rFonts w:cstheme="minorHAnsi"/>
          <w:b/>
          <w:sz w:val="24"/>
          <w:szCs w:val="24"/>
        </w:rPr>
        <w:t xml:space="preserve">1.3 </w:t>
      </w:r>
      <w:r w:rsidRPr="00814388">
        <w:rPr>
          <w:rFonts w:cstheme="minorHAnsi"/>
          <w:bCs/>
          <w:sz w:val="24"/>
          <w:szCs w:val="24"/>
        </w:rPr>
        <w:t>Documento de identificação dos profissionais que assinam os formulários para conferência das assinaturas.</w:t>
      </w:r>
    </w:p>
    <w:p w14:paraId="04C20153" w14:textId="77777777" w:rsidR="0028201A" w:rsidRPr="00814388" w:rsidRDefault="0028201A" w:rsidP="0028201A">
      <w:pPr>
        <w:spacing w:after="0"/>
        <w:rPr>
          <w:rFonts w:cstheme="minorHAnsi"/>
          <w:b/>
          <w:bCs/>
          <w:sz w:val="24"/>
          <w:szCs w:val="24"/>
        </w:rPr>
      </w:pPr>
    </w:p>
    <w:p w14:paraId="218568CB" w14:textId="77777777" w:rsidR="0028201A" w:rsidRPr="00814388" w:rsidRDefault="0028201A" w:rsidP="0028201A">
      <w:pPr>
        <w:spacing w:after="0"/>
        <w:rPr>
          <w:rFonts w:cstheme="minorHAnsi"/>
          <w:b/>
          <w:bCs/>
          <w:sz w:val="24"/>
          <w:szCs w:val="24"/>
        </w:rPr>
      </w:pPr>
      <w:r w:rsidRPr="00814388">
        <w:rPr>
          <w:rFonts w:cstheme="minorHAnsi"/>
          <w:b/>
          <w:bCs/>
          <w:sz w:val="24"/>
          <w:szCs w:val="24"/>
        </w:rPr>
        <w:t>SAGICON</w:t>
      </w:r>
    </w:p>
    <w:p w14:paraId="1611F8FC" w14:textId="77777777" w:rsidR="0028201A" w:rsidRPr="00814388" w:rsidRDefault="0028201A" w:rsidP="0028201A">
      <w:pPr>
        <w:spacing w:after="0"/>
        <w:rPr>
          <w:rFonts w:cstheme="minorHAnsi"/>
          <w:sz w:val="24"/>
          <w:szCs w:val="24"/>
        </w:rPr>
      </w:pPr>
      <w:r w:rsidRPr="00814388">
        <w:rPr>
          <w:rFonts w:cstheme="minorHAnsi"/>
          <w:sz w:val="24"/>
          <w:szCs w:val="24"/>
        </w:rPr>
        <w:t xml:space="preserve">Acessar o SAGICON </w:t>
      </w:r>
    </w:p>
    <w:p w14:paraId="4A8988BA" w14:textId="77777777" w:rsidR="0028201A" w:rsidRPr="00814388" w:rsidRDefault="0028201A" w:rsidP="0028201A">
      <w:pPr>
        <w:spacing w:after="0"/>
        <w:rPr>
          <w:rFonts w:cstheme="minorHAnsi"/>
          <w:b/>
          <w:bCs/>
          <w:sz w:val="24"/>
          <w:szCs w:val="24"/>
        </w:rPr>
      </w:pPr>
      <w:r w:rsidRPr="00814388">
        <w:rPr>
          <w:rFonts w:cstheme="minorHAnsi"/>
          <w:b/>
          <w:bCs/>
          <w:sz w:val="24"/>
          <w:szCs w:val="24"/>
        </w:rPr>
        <w:t>Protocolos Encaminhados a Você</w:t>
      </w:r>
    </w:p>
    <w:p w14:paraId="194F35B8" w14:textId="77777777" w:rsidR="0028201A" w:rsidRPr="00814388" w:rsidRDefault="0028201A" w:rsidP="0028201A">
      <w:pPr>
        <w:spacing w:after="0"/>
        <w:rPr>
          <w:rFonts w:cstheme="minorHAnsi"/>
          <w:sz w:val="24"/>
          <w:szCs w:val="24"/>
        </w:rPr>
      </w:pPr>
      <w:r w:rsidRPr="00814388">
        <w:rPr>
          <w:rFonts w:cstheme="minorHAnsi"/>
          <w:sz w:val="24"/>
          <w:szCs w:val="24"/>
        </w:rPr>
        <w:t xml:space="preserve">Clicar em </w:t>
      </w:r>
      <w:r w:rsidRPr="00814388">
        <w:rPr>
          <w:rFonts w:cstheme="minorHAnsi"/>
          <w:b/>
          <w:bCs/>
          <w:sz w:val="24"/>
          <w:szCs w:val="24"/>
        </w:rPr>
        <w:t>+</w:t>
      </w:r>
      <w:r w:rsidRPr="00814388">
        <w:rPr>
          <w:rFonts w:cstheme="minorHAnsi"/>
          <w:sz w:val="24"/>
          <w:szCs w:val="24"/>
        </w:rPr>
        <w:t xml:space="preserve"> </w:t>
      </w:r>
      <w:r w:rsidRPr="00814388">
        <w:rPr>
          <w:rFonts w:cstheme="minorHAnsi"/>
          <w:b/>
          <w:bCs/>
          <w:sz w:val="24"/>
          <w:szCs w:val="24"/>
        </w:rPr>
        <w:t>Acessar Protocolos</w:t>
      </w:r>
    </w:p>
    <w:p w14:paraId="0ECC87C6" w14:textId="77777777" w:rsidR="0028201A" w:rsidRPr="00814388" w:rsidRDefault="0028201A" w:rsidP="0028201A">
      <w:pPr>
        <w:spacing w:after="0"/>
        <w:rPr>
          <w:rFonts w:cstheme="minorHAnsi"/>
          <w:sz w:val="24"/>
          <w:szCs w:val="24"/>
        </w:rPr>
      </w:pPr>
      <w:r w:rsidRPr="00814388">
        <w:rPr>
          <w:rFonts w:cstheme="minorHAnsi"/>
          <w:sz w:val="24"/>
          <w:szCs w:val="24"/>
        </w:rPr>
        <w:t xml:space="preserve">Selecionar um protocolo – Clicar </w:t>
      </w:r>
      <w:r w:rsidRPr="00814388">
        <w:rPr>
          <w:rFonts w:cstheme="minorHAnsi"/>
          <w:noProof/>
          <w:sz w:val="24"/>
          <w:szCs w:val="24"/>
          <w:lang w:eastAsia="pt-BR"/>
        </w:rPr>
        <w:drawing>
          <wp:inline distT="0" distB="0" distL="0" distR="0" wp14:anchorId="2252BE9A" wp14:editId="5B66E3F9">
            <wp:extent cx="647700" cy="190500"/>
            <wp:effectExtent l="0" t="0" r="0" b="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47700" cy="190500"/>
                    </a:xfrm>
                    <a:prstGeom prst="rect">
                      <a:avLst/>
                    </a:prstGeom>
                  </pic:spPr>
                </pic:pic>
              </a:graphicData>
            </a:graphic>
          </wp:inline>
        </w:drawing>
      </w:r>
      <w:r w:rsidRPr="00814388">
        <w:rPr>
          <w:rFonts w:cstheme="minorHAnsi"/>
          <w:sz w:val="24"/>
          <w:szCs w:val="24"/>
        </w:rPr>
        <w:t xml:space="preserve"> Para abrir os arquivos do protocolo.</w:t>
      </w:r>
    </w:p>
    <w:p w14:paraId="578165AF" w14:textId="77777777" w:rsidR="0028201A" w:rsidRPr="00814388" w:rsidRDefault="0028201A" w:rsidP="0028201A">
      <w:pPr>
        <w:rPr>
          <w:rFonts w:cstheme="minorHAnsi"/>
          <w:sz w:val="24"/>
          <w:szCs w:val="24"/>
        </w:rPr>
      </w:pPr>
      <w:r w:rsidRPr="00814388">
        <w:rPr>
          <w:rFonts w:cstheme="minorHAnsi"/>
          <w:sz w:val="24"/>
          <w:szCs w:val="24"/>
        </w:rPr>
        <w:t>Desta forma abrirá os arquivos em sequência para melhor conferência dos documentos enviados, ou selecionar um protocolo e clicar em Abrir Cadastro do Protocolo.</w:t>
      </w:r>
    </w:p>
    <w:p w14:paraId="1A26D19A" w14:textId="77777777" w:rsidR="0028201A" w:rsidRPr="00814388" w:rsidRDefault="0028201A" w:rsidP="0028201A">
      <w:pPr>
        <w:jc w:val="left"/>
        <w:rPr>
          <w:rFonts w:cstheme="minorHAnsi"/>
          <w:b/>
          <w:bCs/>
          <w:sz w:val="24"/>
          <w:szCs w:val="24"/>
        </w:rPr>
      </w:pPr>
      <w:r w:rsidRPr="00814388">
        <w:rPr>
          <w:rFonts w:cstheme="minorHAnsi"/>
          <w:b/>
          <w:bCs/>
          <w:sz w:val="24"/>
          <w:szCs w:val="24"/>
        </w:rPr>
        <w:t>Abertura de Protocolo</w:t>
      </w:r>
      <w:r w:rsidRPr="00814388">
        <w:rPr>
          <w:rFonts w:cstheme="minorHAnsi"/>
          <w:b/>
          <w:bCs/>
          <w:sz w:val="24"/>
          <w:szCs w:val="24"/>
        </w:rPr>
        <w:br/>
      </w:r>
      <w:r w:rsidRPr="00814388">
        <w:rPr>
          <w:rFonts w:cstheme="minorHAnsi"/>
          <w:sz w:val="24"/>
          <w:szCs w:val="24"/>
        </w:rPr>
        <w:t>Nesta aba poderá acessar o cadastro da empresa. Clicar em Razão Social.</w:t>
      </w:r>
    </w:p>
    <w:p w14:paraId="5E43D16B" w14:textId="77777777" w:rsidR="0028201A" w:rsidRPr="00814388" w:rsidRDefault="0028201A" w:rsidP="0028201A">
      <w:pPr>
        <w:spacing w:after="0"/>
        <w:rPr>
          <w:rFonts w:cstheme="minorHAnsi"/>
          <w:b/>
          <w:bCs/>
          <w:sz w:val="24"/>
          <w:szCs w:val="24"/>
        </w:rPr>
      </w:pPr>
      <w:r w:rsidRPr="00814388">
        <w:rPr>
          <w:rFonts w:cstheme="minorHAnsi"/>
          <w:b/>
          <w:bCs/>
          <w:sz w:val="24"/>
          <w:szCs w:val="24"/>
        </w:rPr>
        <w:t>1. Verificações</w:t>
      </w:r>
    </w:p>
    <w:p w14:paraId="6AC5D2DB" w14:textId="77777777" w:rsidR="0028201A" w:rsidRPr="00814388" w:rsidRDefault="0028201A" w:rsidP="0028201A">
      <w:pPr>
        <w:spacing w:after="0"/>
        <w:rPr>
          <w:rFonts w:cstheme="minorHAnsi"/>
          <w:sz w:val="24"/>
          <w:szCs w:val="24"/>
        </w:rPr>
      </w:pPr>
      <w:r w:rsidRPr="00814388">
        <w:rPr>
          <w:rFonts w:cstheme="minorHAnsi"/>
          <w:b/>
          <w:bCs/>
          <w:sz w:val="24"/>
          <w:szCs w:val="24"/>
        </w:rPr>
        <w:t>1.1</w:t>
      </w:r>
      <w:r w:rsidR="00560259" w:rsidRPr="00814388">
        <w:rPr>
          <w:rFonts w:cstheme="minorHAnsi"/>
          <w:b/>
          <w:bCs/>
          <w:sz w:val="24"/>
          <w:szCs w:val="24"/>
        </w:rPr>
        <w:t>.</w:t>
      </w:r>
      <w:r w:rsidRPr="00814388">
        <w:rPr>
          <w:rFonts w:cstheme="minorHAnsi"/>
          <w:b/>
          <w:bCs/>
          <w:sz w:val="24"/>
          <w:szCs w:val="24"/>
        </w:rPr>
        <w:t xml:space="preserve"> </w:t>
      </w:r>
      <w:r w:rsidRPr="00814388">
        <w:rPr>
          <w:rFonts w:cstheme="minorHAnsi"/>
          <w:sz w:val="24"/>
          <w:szCs w:val="24"/>
        </w:rPr>
        <w:t>Verificar se o protocolo corresponde a empresa onde foi inserido;</w:t>
      </w:r>
    </w:p>
    <w:p w14:paraId="4237055C" w14:textId="77777777" w:rsidR="0028201A" w:rsidRPr="00814388" w:rsidRDefault="0028201A" w:rsidP="0028201A">
      <w:pPr>
        <w:spacing w:after="0"/>
        <w:rPr>
          <w:rFonts w:cstheme="minorHAnsi"/>
          <w:sz w:val="24"/>
          <w:szCs w:val="24"/>
        </w:rPr>
      </w:pPr>
      <w:r w:rsidRPr="00814388">
        <w:rPr>
          <w:rFonts w:cstheme="minorHAnsi"/>
          <w:b/>
          <w:bCs/>
          <w:sz w:val="24"/>
          <w:szCs w:val="24"/>
        </w:rPr>
        <w:t>1.2</w:t>
      </w:r>
      <w:r w:rsidR="00560259" w:rsidRPr="00814388">
        <w:rPr>
          <w:rFonts w:cstheme="minorHAnsi"/>
          <w:b/>
          <w:bCs/>
          <w:sz w:val="24"/>
          <w:szCs w:val="24"/>
        </w:rPr>
        <w:t>.</w:t>
      </w:r>
      <w:r w:rsidRPr="00814388">
        <w:rPr>
          <w:rFonts w:cstheme="minorHAnsi"/>
          <w:b/>
          <w:bCs/>
          <w:sz w:val="24"/>
          <w:szCs w:val="24"/>
        </w:rPr>
        <w:t xml:space="preserve"> </w:t>
      </w:r>
      <w:r w:rsidRPr="00814388">
        <w:rPr>
          <w:rFonts w:cstheme="minorHAnsi"/>
          <w:sz w:val="24"/>
          <w:szCs w:val="24"/>
        </w:rPr>
        <w:t>Verificar se a ocorrência do protocolo está de acordo com a documentação apresentada;</w:t>
      </w:r>
    </w:p>
    <w:p w14:paraId="53D5602E" w14:textId="77777777" w:rsidR="0028201A" w:rsidRPr="00814388" w:rsidRDefault="0028201A" w:rsidP="0028201A">
      <w:pPr>
        <w:spacing w:after="0"/>
        <w:rPr>
          <w:rFonts w:cstheme="minorHAnsi"/>
          <w:sz w:val="24"/>
          <w:szCs w:val="24"/>
        </w:rPr>
      </w:pPr>
      <w:r w:rsidRPr="00814388">
        <w:rPr>
          <w:rFonts w:cstheme="minorHAnsi"/>
          <w:b/>
          <w:bCs/>
          <w:sz w:val="24"/>
          <w:szCs w:val="24"/>
        </w:rPr>
        <w:t>1.3</w:t>
      </w:r>
      <w:r w:rsidR="00560259" w:rsidRPr="00814388">
        <w:rPr>
          <w:rFonts w:cstheme="minorHAnsi"/>
          <w:b/>
          <w:bCs/>
          <w:sz w:val="24"/>
          <w:szCs w:val="24"/>
        </w:rPr>
        <w:t>.</w:t>
      </w:r>
      <w:r w:rsidRPr="00814388">
        <w:rPr>
          <w:rFonts w:cstheme="minorHAnsi"/>
          <w:b/>
          <w:bCs/>
          <w:sz w:val="24"/>
          <w:szCs w:val="24"/>
        </w:rPr>
        <w:t xml:space="preserve"> </w:t>
      </w:r>
      <w:r w:rsidRPr="00814388">
        <w:rPr>
          <w:rFonts w:cstheme="minorHAnsi"/>
          <w:sz w:val="24"/>
          <w:szCs w:val="24"/>
        </w:rPr>
        <w:t xml:space="preserve">Verificar se todos os formulários estão preenchidos e assinados corretamente (nome completo, endereço, telefone, e-mail, </w:t>
      </w:r>
      <w:proofErr w:type="spellStart"/>
      <w:r w:rsidRPr="00814388">
        <w:rPr>
          <w:rFonts w:cstheme="minorHAnsi"/>
          <w:sz w:val="24"/>
          <w:szCs w:val="24"/>
        </w:rPr>
        <w:t>etc</w:t>
      </w:r>
      <w:proofErr w:type="spellEnd"/>
      <w:r w:rsidRPr="00814388">
        <w:rPr>
          <w:rFonts w:cstheme="minorHAnsi"/>
          <w:sz w:val="24"/>
          <w:szCs w:val="24"/>
        </w:rPr>
        <w:t xml:space="preserve">), bem como outros documentos (Declarações, Procurações, </w:t>
      </w:r>
      <w:proofErr w:type="spellStart"/>
      <w:r w:rsidRPr="00814388">
        <w:rPr>
          <w:rFonts w:cstheme="minorHAnsi"/>
          <w:sz w:val="24"/>
          <w:szCs w:val="24"/>
        </w:rPr>
        <w:t>etc</w:t>
      </w:r>
      <w:proofErr w:type="spellEnd"/>
      <w:r w:rsidRPr="00814388">
        <w:rPr>
          <w:rFonts w:cstheme="minorHAnsi"/>
          <w:sz w:val="24"/>
          <w:szCs w:val="24"/>
        </w:rPr>
        <w:t>) e se a documentação está completa;</w:t>
      </w:r>
    </w:p>
    <w:p w14:paraId="3BD7A2AC" w14:textId="77777777" w:rsidR="0028201A" w:rsidRPr="00814388" w:rsidRDefault="0028201A" w:rsidP="0028201A">
      <w:pPr>
        <w:spacing w:after="0"/>
        <w:rPr>
          <w:rFonts w:cstheme="minorHAnsi"/>
          <w:sz w:val="24"/>
          <w:szCs w:val="24"/>
        </w:rPr>
      </w:pPr>
      <w:r w:rsidRPr="00814388">
        <w:rPr>
          <w:rFonts w:cstheme="minorHAnsi"/>
          <w:b/>
          <w:sz w:val="24"/>
          <w:szCs w:val="24"/>
        </w:rPr>
        <w:t>1.4</w:t>
      </w:r>
      <w:r w:rsidR="00560259" w:rsidRPr="00814388">
        <w:rPr>
          <w:rFonts w:cstheme="minorHAnsi"/>
          <w:b/>
          <w:sz w:val="24"/>
          <w:szCs w:val="24"/>
        </w:rPr>
        <w:t>.</w:t>
      </w:r>
      <w:r w:rsidRPr="00814388">
        <w:rPr>
          <w:rFonts w:cstheme="minorHAnsi"/>
          <w:b/>
          <w:sz w:val="24"/>
          <w:szCs w:val="24"/>
        </w:rPr>
        <w:t xml:space="preserve"> </w:t>
      </w:r>
      <w:r w:rsidRPr="00814388">
        <w:rPr>
          <w:rFonts w:cstheme="minorHAnsi"/>
          <w:bCs/>
          <w:sz w:val="24"/>
          <w:szCs w:val="24"/>
        </w:rPr>
        <w:t>Verificar se tem outros protocolos para o mesmo estabelecimento, caso houver, deverá abrir para conferência e todos deverão ser conferidos em conjunto, desta forma todos os procedimentos serão analisados na mesma plenária;</w:t>
      </w:r>
    </w:p>
    <w:p w14:paraId="5A8871C8" w14:textId="77777777" w:rsidR="0028201A" w:rsidRPr="00814388" w:rsidRDefault="0028201A" w:rsidP="0028201A">
      <w:pPr>
        <w:spacing w:after="0"/>
        <w:rPr>
          <w:rFonts w:cstheme="minorHAnsi"/>
          <w:sz w:val="24"/>
          <w:szCs w:val="24"/>
        </w:rPr>
      </w:pPr>
      <w:r w:rsidRPr="00814388">
        <w:rPr>
          <w:rFonts w:cstheme="minorHAnsi"/>
          <w:b/>
          <w:bCs/>
          <w:sz w:val="24"/>
          <w:szCs w:val="24"/>
        </w:rPr>
        <w:t>1.5</w:t>
      </w:r>
      <w:r w:rsidR="00560259" w:rsidRPr="00814388">
        <w:rPr>
          <w:rFonts w:cstheme="minorHAnsi"/>
          <w:b/>
          <w:bCs/>
          <w:sz w:val="24"/>
          <w:szCs w:val="24"/>
        </w:rPr>
        <w:t>.</w:t>
      </w:r>
      <w:r w:rsidRPr="00814388">
        <w:rPr>
          <w:rFonts w:cstheme="minorHAnsi"/>
          <w:b/>
          <w:bCs/>
          <w:sz w:val="24"/>
          <w:szCs w:val="24"/>
        </w:rPr>
        <w:t xml:space="preserve"> </w:t>
      </w:r>
      <w:r w:rsidRPr="00814388">
        <w:rPr>
          <w:rFonts w:cstheme="minorHAnsi"/>
          <w:sz w:val="24"/>
          <w:szCs w:val="24"/>
        </w:rPr>
        <w:t xml:space="preserve">Verificar se o profissional requerente tem responsabilidade técnica por outro estabelecimento ou se não exerce outras atividades (solicitar declaração com horários, conforme art. 14.º da Resolução 357/2001 CFF). No ato do requerimento, o profissional tem que comprovar que possui disponibilidade de horários, a quantidade de RT será limitada pela disponibilidade de horário, respeitadas a vedações legais. </w:t>
      </w:r>
    </w:p>
    <w:p w14:paraId="3F81E291" w14:textId="77777777" w:rsidR="0028201A" w:rsidRPr="00814388" w:rsidRDefault="0028201A" w:rsidP="0028201A">
      <w:pPr>
        <w:spacing w:after="0"/>
        <w:rPr>
          <w:rFonts w:cstheme="minorHAnsi"/>
          <w:sz w:val="24"/>
          <w:szCs w:val="24"/>
        </w:rPr>
      </w:pPr>
      <w:r w:rsidRPr="00814388">
        <w:rPr>
          <w:rFonts w:cstheme="minorHAnsi"/>
          <w:sz w:val="24"/>
          <w:szCs w:val="24"/>
        </w:rPr>
        <w:sym w:font="Symbol" w:char="F0B7"/>
      </w:r>
      <w:r w:rsidRPr="00814388">
        <w:rPr>
          <w:rFonts w:cstheme="minorHAnsi"/>
          <w:sz w:val="24"/>
          <w:szCs w:val="24"/>
        </w:rPr>
        <w:t xml:space="preserve"> Para a concessão será considerado a razoabilidade e proporcionalidade, quando a assunção de direção ou assistência técnica for por mais de 16 horas diárias, considerando em estabelecimentos diferentes ou no mesmo estabelecimento, salvo quando o estabelecimento mantém outros farmacêuticos(s), a exemplo dos Substitutos, Assistentes ou DAP, para cobertura da assistência técnica.</w:t>
      </w:r>
    </w:p>
    <w:p w14:paraId="74DDB781" w14:textId="77777777" w:rsidR="0028201A" w:rsidRPr="00814388" w:rsidRDefault="0028201A" w:rsidP="0028201A">
      <w:pPr>
        <w:spacing w:after="0"/>
        <w:rPr>
          <w:rFonts w:cstheme="minorHAnsi"/>
          <w:sz w:val="24"/>
          <w:szCs w:val="24"/>
        </w:rPr>
      </w:pPr>
      <w:r w:rsidRPr="00814388">
        <w:rPr>
          <w:rFonts w:cstheme="minorHAnsi"/>
          <w:sz w:val="24"/>
          <w:szCs w:val="24"/>
        </w:rPr>
        <w:sym w:font="Symbol" w:char="F0B7"/>
      </w:r>
      <w:r w:rsidRPr="00814388">
        <w:rPr>
          <w:rFonts w:cstheme="minorHAnsi"/>
          <w:sz w:val="24"/>
          <w:szCs w:val="24"/>
        </w:rPr>
        <w:t xml:space="preserve"> Registro de responsabilidades técnicas de um mesmo profissional, quando a distância entre os estabelecimentos que se pretende a assunção da responsabilidade técnica for superior a 100km, salvo quando o estabelecimento mantém outros farmacêuticos, a exemplo dos substitutos, Assistentes ou DAP ou não necessitam de declaração de horários de assistência, para cobertura da assistência técnica.</w:t>
      </w:r>
    </w:p>
    <w:p w14:paraId="78D5C01A" w14:textId="77777777" w:rsidR="0028201A" w:rsidRPr="00814388" w:rsidRDefault="0028201A" w:rsidP="0028201A">
      <w:pPr>
        <w:spacing w:after="0"/>
        <w:rPr>
          <w:rFonts w:cstheme="minorHAnsi"/>
          <w:b/>
          <w:bCs/>
          <w:sz w:val="24"/>
          <w:szCs w:val="24"/>
        </w:rPr>
      </w:pPr>
      <w:r w:rsidRPr="00814388">
        <w:rPr>
          <w:rFonts w:cstheme="minorHAnsi"/>
          <w:sz w:val="24"/>
          <w:szCs w:val="24"/>
        </w:rPr>
        <w:lastRenderedPageBreak/>
        <w:t xml:space="preserve">Poderá ter mais de um vínculo, desde que não haja conflito de horários. Permitido ainda a anotação de direção técnica para 01 farmácia hospitalar e 01 comunitária (Lei 5.991/73), 02 farmácias comunitárias ou 01 comunitária e 01 de manipulação (Súmula 413 STJ), considerando a condição de regularidade dos estabelecimentos, conforme previsto em legislação própria (Lei 5.991/73 e Lei 13.021/2014; Laboratório de Análises Clínicas, conforme previsto na RDC ANVISA 302/2005, poderá assumir uma direção técnica de um laboratório e um posto de coleta, ou dois laboratórios, ou dois postos de coleta. </w:t>
      </w:r>
    </w:p>
    <w:p w14:paraId="3B37A98B" w14:textId="77777777" w:rsidR="0028201A" w:rsidRPr="00814388" w:rsidRDefault="0028201A" w:rsidP="0028201A">
      <w:pPr>
        <w:spacing w:after="0"/>
        <w:rPr>
          <w:rFonts w:cstheme="minorHAnsi"/>
          <w:sz w:val="24"/>
          <w:szCs w:val="24"/>
        </w:rPr>
      </w:pPr>
      <w:r w:rsidRPr="00814388">
        <w:rPr>
          <w:rFonts w:cstheme="minorHAnsi"/>
          <w:sz w:val="24"/>
          <w:szCs w:val="24"/>
        </w:rPr>
        <w:t xml:space="preserve">O horário de almoço do profissional não poderá ser utilizado para outras atividades como aulas, por exemplo. Exceção: Laboratório com horário precário. </w:t>
      </w:r>
    </w:p>
    <w:p w14:paraId="61701C53" w14:textId="77777777" w:rsidR="0028201A" w:rsidRPr="00814388" w:rsidRDefault="0028201A" w:rsidP="0028201A">
      <w:pPr>
        <w:spacing w:after="0"/>
        <w:rPr>
          <w:rFonts w:cstheme="minorHAnsi"/>
          <w:sz w:val="24"/>
          <w:szCs w:val="24"/>
        </w:rPr>
      </w:pPr>
      <w:r w:rsidRPr="00814388">
        <w:rPr>
          <w:rFonts w:cstheme="minorHAnsi"/>
          <w:sz w:val="24"/>
          <w:szCs w:val="24"/>
        </w:rPr>
        <w:t>Verificar se o cadastro do profissional está atualizado - e-mail, telefone e endereço.</w:t>
      </w:r>
    </w:p>
    <w:p w14:paraId="24FB8C66" w14:textId="77777777" w:rsidR="0028201A" w:rsidRPr="00814388" w:rsidRDefault="0028201A" w:rsidP="0028201A">
      <w:pPr>
        <w:spacing w:after="0"/>
        <w:rPr>
          <w:rFonts w:cstheme="minorHAnsi"/>
          <w:sz w:val="24"/>
          <w:szCs w:val="24"/>
        </w:rPr>
      </w:pPr>
      <w:r w:rsidRPr="00814388">
        <w:rPr>
          <w:rFonts w:cstheme="minorHAnsi"/>
          <w:b/>
          <w:bCs/>
          <w:sz w:val="24"/>
          <w:szCs w:val="24"/>
        </w:rPr>
        <w:t>1.6</w:t>
      </w:r>
      <w:r w:rsidR="00560259" w:rsidRPr="00814388">
        <w:rPr>
          <w:rFonts w:cstheme="minorHAnsi"/>
          <w:b/>
          <w:bCs/>
          <w:sz w:val="24"/>
          <w:szCs w:val="24"/>
        </w:rPr>
        <w:t>.</w:t>
      </w:r>
      <w:r w:rsidRPr="00814388">
        <w:rPr>
          <w:rFonts w:cstheme="minorHAnsi"/>
          <w:b/>
          <w:bCs/>
          <w:sz w:val="24"/>
          <w:szCs w:val="24"/>
        </w:rPr>
        <w:t xml:space="preserve"> </w:t>
      </w:r>
      <w:r w:rsidRPr="00814388">
        <w:rPr>
          <w:rFonts w:cstheme="minorHAnsi"/>
          <w:bCs/>
          <w:sz w:val="24"/>
          <w:szCs w:val="24"/>
        </w:rPr>
        <w:t xml:space="preserve">O procedimento somente poderá ser </w:t>
      </w:r>
      <w:r w:rsidRPr="00814388">
        <w:rPr>
          <w:rFonts w:cstheme="minorHAnsi"/>
          <w:b/>
          <w:bCs/>
          <w:sz w:val="24"/>
          <w:szCs w:val="24"/>
        </w:rPr>
        <w:t>finalizado</w:t>
      </w:r>
      <w:r w:rsidRPr="00814388">
        <w:rPr>
          <w:rFonts w:cstheme="minorHAnsi"/>
          <w:bCs/>
          <w:sz w:val="24"/>
          <w:szCs w:val="24"/>
        </w:rPr>
        <w:t xml:space="preserve"> (lançado no SAGICON) com a documentação completa apresentada.</w:t>
      </w:r>
    </w:p>
    <w:p w14:paraId="6145DC46" w14:textId="77777777" w:rsidR="0028201A" w:rsidRPr="00814388" w:rsidRDefault="0028201A" w:rsidP="0028201A">
      <w:pPr>
        <w:spacing w:after="0"/>
        <w:rPr>
          <w:rFonts w:cstheme="minorHAnsi"/>
          <w:bCs/>
          <w:sz w:val="24"/>
          <w:szCs w:val="24"/>
        </w:rPr>
      </w:pPr>
      <w:r w:rsidRPr="00814388">
        <w:rPr>
          <w:rFonts w:cstheme="minorHAnsi"/>
          <w:bCs/>
          <w:sz w:val="24"/>
          <w:szCs w:val="24"/>
        </w:rPr>
        <w:t>Quando o preenchimento ou a documentação estiver incorreta, incompleta ou rasurada deverá ser solicitado a correção. Se não houver correção no prazo solicitado o procedimento será indeferido.</w:t>
      </w:r>
    </w:p>
    <w:p w14:paraId="5020649C" w14:textId="77777777" w:rsidR="0028201A" w:rsidRPr="00814388" w:rsidRDefault="0028201A" w:rsidP="0028201A">
      <w:pPr>
        <w:autoSpaceDE w:val="0"/>
        <w:autoSpaceDN w:val="0"/>
        <w:adjustRightInd w:val="0"/>
        <w:spacing w:after="0"/>
        <w:rPr>
          <w:rFonts w:cstheme="minorHAnsi"/>
          <w:b/>
          <w:bCs/>
          <w:sz w:val="24"/>
          <w:szCs w:val="24"/>
        </w:rPr>
      </w:pPr>
    </w:p>
    <w:p w14:paraId="05C0A631" w14:textId="77777777" w:rsidR="0028201A" w:rsidRPr="00814388" w:rsidRDefault="0028201A" w:rsidP="0028201A">
      <w:pPr>
        <w:autoSpaceDE w:val="0"/>
        <w:autoSpaceDN w:val="0"/>
        <w:adjustRightInd w:val="0"/>
        <w:spacing w:after="0"/>
        <w:rPr>
          <w:rFonts w:cstheme="minorHAnsi"/>
          <w:color w:val="000000"/>
          <w:sz w:val="24"/>
          <w:szCs w:val="24"/>
        </w:rPr>
      </w:pPr>
      <w:r w:rsidRPr="00814388">
        <w:rPr>
          <w:rFonts w:cstheme="minorHAnsi"/>
          <w:b/>
          <w:bCs/>
          <w:sz w:val="24"/>
          <w:szCs w:val="24"/>
        </w:rPr>
        <w:t>A.</w:t>
      </w:r>
      <w:r w:rsidRPr="00814388">
        <w:rPr>
          <w:rFonts w:cstheme="minorHAnsi"/>
          <w:sz w:val="24"/>
          <w:szCs w:val="24"/>
        </w:rPr>
        <w:t xml:space="preserve"> </w:t>
      </w:r>
      <w:r w:rsidRPr="00814388">
        <w:rPr>
          <w:rFonts w:cstheme="minorHAnsi"/>
          <w:b/>
          <w:bCs/>
          <w:sz w:val="24"/>
          <w:szCs w:val="24"/>
        </w:rPr>
        <w:t xml:space="preserve">DOCUMENTAÇÃO INCORRETA </w:t>
      </w:r>
      <w:r w:rsidRPr="00814388">
        <w:rPr>
          <w:rFonts w:cstheme="minorHAnsi"/>
          <w:sz w:val="24"/>
          <w:szCs w:val="24"/>
        </w:rPr>
        <w:t>no protocolo inserido no CRF em casa</w:t>
      </w:r>
      <w:r w:rsidRPr="00814388">
        <w:rPr>
          <w:rFonts w:cstheme="minorHAnsi"/>
          <w:color w:val="000000"/>
          <w:sz w:val="24"/>
          <w:szCs w:val="24"/>
        </w:rPr>
        <w:t>:</w:t>
      </w:r>
    </w:p>
    <w:p w14:paraId="4AB46065" w14:textId="77777777" w:rsidR="0028201A" w:rsidRPr="00814388" w:rsidRDefault="0028201A" w:rsidP="0028201A">
      <w:pPr>
        <w:autoSpaceDE w:val="0"/>
        <w:autoSpaceDN w:val="0"/>
        <w:adjustRightInd w:val="0"/>
        <w:spacing w:after="0"/>
        <w:rPr>
          <w:rFonts w:cstheme="minorHAnsi"/>
          <w:color w:val="000000"/>
          <w:sz w:val="24"/>
          <w:szCs w:val="24"/>
        </w:rPr>
      </w:pPr>
      <w:r w:rsidRPr="00814388">
        <w:rPr>
          <w:rFonts w:cstheme="minorHAnsi"/>
          <w:color w:val="000000"/>
          <w:sz w:val="24"/>
          <w:szCs w:val="24"/>
        </w:rPr>
        <w:t>Clicar em alterar, para evoluir o protocolo, solicitando a correção.</w:t>
      </w:r>
    </w:p>
    <w:p w14:paraId="04E2DE2F" w14:textId="77777777" w:rsidR="0028201A" w:rsidRPr="00814388" w:rsidRDefault="0028201A" w:rsidP="0028201A">
      <w:pPr>
        <w:autoSpaceDE w:val="0"/>
        <w:autoSpaceDN w:val="0"/>
        <w:adjustRightInd w:val="0"/>
        <w:spacing w:after="0"/>
        <w:rPr>
          <w:rFonts w:cstheme="minorHAnsi"/>
          <w:b/>
          <w:bCs/>
          <w:color w:val="000000"/>
          <w:sz w:val="24"/>
          <w:szCs w:val="24"/>
          <w:u w:val="single"/>
        </w:rPr>
      </w:pPr>
      <w:r w:rsidRPr="00814388">
        <w:rPr>
          <w:rFonts w:cstheme="minorHAnsi"/>
          <w:b/>
          <w:bCs/>
          <w:color w:val="000000"/>
          <w:sz w:val="24"/>
          <w:szCs w:val="24"/>
          <w:u w:val="single"/>
        </w:rPr>
        <w:t>Evolução</w:t>
      </w:r>
    </w:p>
    <w:p w14:paraId="0E725C3C" w14:textId="77777777" w:rsidR="0028201A" w:rsidRPr="00814388" w:rsidRDefault="0028201A" w:rsidP="0028201A">
      <w:pPr>
        <w:autoSpaceDE w:val="0"/>
        <w:autoSpaceDN w:val="0"/>
        <w:adjustRightInd w:val="0"/>
        <w:spacing w:after="0"/>
        <w:rPr>
          <w:rFonts w:cstheme="minorHAnsi"/>
          <w:color w:val="000000"/>
          <w:sz w:val="24"/>
          <w:szCs w:val="24"/>
        </w:rPr>
      </w:pPr>
      <w:r w:rsidRPr="00814388">
        <w:rPr>
          <w:rFonts w:cstheme="minorHAnsi"/>
          <w:color w:val="000000"/>
          <w:sz w:val="24"/>
          <w:szCs w:val="24"/>
        </w:rPr>
        <w:t xml:space="preserve">Clicar em Inserir Evolução, Encaminhar CRF em casa. </w:t>
      </w:r>
    </w:p>
    <w:p w14:paraId="54493540" w14:textId="77777777" w:rsidR="0028201A" w:rsidRPr="00814388" w:rsidRDefault="0028201A" w:rsidP="0028201A">
      <w:pPr>
        <w:autoSpaceDE w:val="0"/>
        <w:autoSpaceDN w:val="0"/>
        <w:adjustRightInd w:val="0"/>
        <w:spacing w:after="0"/>
        <w:rPr>
          <w:rFonts w:cstheme="minorHAnsi"/>
          <w:b/>
          <w:bCs/>
          <w:color w:val="000000"/>
          <w:sz w:val="24"/>
          <w:szCs w:val="24"/>
          <w:u w:val="single"/>
        </w:rPr>
      </w:pPr>
      <w:r w:rsidRPr="00814388">
        <w:rPr>
          <w:rFonts w:cstheme="minorHAnsi"/>
          <w:b/>
          <w:bCs/>
          <w:color w:val="000000"/>
          <w:sz w:val="24"/>
          <w:szCs w:val="24"/>
          <w:u w:val="single"/>
        </w:rPr>
        <w:t>Evolução</w:t>
      </w:r>
    </w:p>
    <w:p w14:paraId="178CAEB8" w14:textId="77777777" w:rsidR="0028201A" w:rsidRPr="00814388" w:rsidRDefault="0028201A" w:rsidP="0028201A">
      <w:pPr>
        <w:autoSpaceDE w:val="0"/>
        <w:autoSpaceDN w:val="0"/>
        <w:adjustRightInd w:val="0"/>
        <w:spacing w:after="0"/>
        <w:rPr>
          <w:rFonts w:cstheme="minorHAnsi"/>
          <w:sz w:val="24"/>
          <w:szCs w:val="24"/>
        </w:rPr>
      </w:pPr>
      <w:r w:rsidRPr="00814388">
        <w:rPr>
          <w:rFonts w:cstheme="minorHAnsi"/>
          <w:b/>
          <w:bCs/>
          <w:color w:val="000000"/>
          <w:sz w:val="24"/>
          <w:szCs w:val="24"/>
        </w:rPr>
        <w:t>Local da evolução</w:t>
      </w:r>
      <w:r w:rsidRPr="00814388">
        <w:rPr>
          <w:rFonts w:cstheme="minorHAnsi"/>
          <w:b/>
          <w:bCs/>
          <w:color w:val="000000"/>
          <w:sz w:val="24"/>
          <w:szCs w:val="24"/>
        </w:rPr>
        <w:sym w:font="Wingdings" w:char="F0E0"/>
      </w:r>
      <w:r w:rsidRPr="00814388">
        <w:rPr>
          <w:rFonts w:cstheme="minorHAnsi"/>
          <w:b/>
          <w:bCs/>
          <w:color w:val="000000"/>
          <w:sz w:val="24"/>
          <w:szCs w:val="24"/>
        </w:rPr>
        <w:t xml:space="preserve"> </w:t>
      </w:r>
      <w:r w:rsidR="0088042D" w:rsidRPr="00814388">
        <w:rPr>
          <w:rFonts w:cstheme="minorHAnsi"/>
          <w:sz w:val="24"/>
          <w:szCs w:val="24"/>
        </w:rPr>
        <w:t>04 –</w:t>
      </w:r>
      <w:r w:rsidR="00AA1E29" w:rsidRPr="00814388">
        <w:rPr>
          <w:rFonts w:cstheme="minorHAnsi"/>
          <w:sz w:val="24"/>
          <w:szCs w:val="24"/>
        </w:rPr>
        <w:t xml:space="preserve"> </w:t>
      </w:r>
      <w:r w:rsidR="0088042D" w:rsidRPr="00814388">
        <w:rPr>
          <w:rFonts w:cstheme="minorHAnsi"/>
          <w:sz w:val="24"/>
          <w:szCs w:val="24"/>
        </w:rPr>
        <w:t>Recepção;</w:t>
      </w:r>
    </w:p>
    <w:p w14:paraId="0B1793DA" w14:textId="77777777" w:rsidR="0028201A" w:rsidRPr="00814388" w:rsidRDefault="0028201A" w:rsidP="0028201A">
      <w:pPr>
        <w:autoSpaceDE w:val="0"/>
        <w:autoSpaceDN w:val="0"/>
        <w:adjustRightInd w:val="0"/>
        <w:spacing w:after="0"/>
        <w:rPr>
          <w:rFonts w:cstheme="minorHAnsi"/>
          <w:b/>
          <w:bCs/>
          <w:sz w:val="24"/>
          <w:szCs w:val="24"/>
        </w:rPr>
      </w:pPr>
      <w:r w:rsidRPr="00814388">
        <w:rPr>
          <w:rFonts w:cstheme="minorHAnsi"/>
          <w:b/>
          <w:bCs/>
          <w:sz w:val="24"/>
          <w:szCs w:val="24"/>
        </w:rPr>
        <w:t xml:space="preserve">Situação </w:t>
      </w:r>
      <w:r w:rsidRPr="00814388">
        <w:rPr>
          <w:rFonts w:cstheme="minorHAnsi"/>
          <w:b/>
          <w:bCs/>
          <w:sz w:val="24"/>
          <w:szCs w:val="24"/>
        </w:rPr>
        <w:sym w:font="Wingdings" w:char="F0E0"/>
      </w:r>
      <w:r w:rsidRPr="00814388">
        <w:rPr>
          <w:rFonts w:cstheme="minorHAnsi"/>
          <w:b/>
          <w:bCs/>
          <w:sz w:val="24"/>
          <w:szCs w:val="24"/>
        </w:rPr>
        <w:t xml:space="preserve"> </w:t>
      </w:r>
      <w:r w:rsidRPr="00814388">
        <w:rPr>
          <w:rFonts w:cstheme="minorHAnsi"/>
          <w:sz w:val="24"/>
          <w:szCs w:val="24"/>
        </w:rPr>
        <w:t>25 – Aguardando resposta do requerente;</w:t>
      </w:r>
    </w:p>
    <w:p w14:paraId="228FBEDB" w14:textId="77777777" w:rsidR="0028201A" w:rsidRPr="00814388" w:rsidRDefault="0028201A" w:rsidP="0028201A">
      <w:pPr>
        <w:autoSpaceDE w:val="0"/>
        <w:autoSpaceDN w:val="0"/>
        <w:adjustRightInd w:val="0"/>
        <w:spacing w:after="0"/>
        <w:rPr>
          <w:rFonts w:cstheme="minorHAnsi"/>
          <w:color w:val="FF0000"/>
          <w:sz w:val="24"/>
          <w:szCs w:val="24"/>
        </w:rPr>
      </w:pPr>
      <w:r w:rsidRPr="00814388">
        <w:rPr>
          <w:rFonts w:cstheme="minorHAnsi"/>
          <w:b/>
          <w:bCs/>
          <w:sz w:val="24"/>
          <w:szCs w:val="24"/>
        </w:rPr>
        <w:t>Julgamento</w:t>
      </w:r>
      <w:r w:rsidRPr="00814388">
        <w:rPr>
          <w:rFonts w:cstheme="minorHAnsi"/>
          <w:b/>
          <w:bCs/>
          <w:sz w:val="24"/>
          <w:szCs w:val="24"/>
        </w:rPr>
        <w:sym w:font="Wingdings" w:char="F0E0"/>
      </w:r>
      <w:r w:rsidRPr="00814388">
        <w:rPr>
          <w:rFonts w:cstheme="minorHAnsi"/>
          <w:b/>
          <w:bCs/>
          <w:sz w:val="24"/>
          <w:szCs w:val="24"/>
        </w:rPr>
        <w:t xml:space="preserve"> </w:t>
      </w:r>
      <w:r w:rsidRPr="00814388">
        <w:rPr>
          <w:rFonts w:cstheme="minorHAnsi"/>
          <w:sz w:val="24"/>
          <w:szCs w:val="24"/>
        </w:rPr>
        <w:t>18 – Solicitação ao requerente;</w:t>
      </w:r>
    </w:p>
    <w:p w14:paraId="7F9994EC" w14:textId="77777777" w:rsidR="0028201A" w:rsidRPr="00814388" w:rsidRDefault="0028201A" w:rsidP="0028201A">
      <w:pPr>
        <w:autoSpaceDE w:val="0"/>
        <w:autoSpaceDN w:val="0"/>
        <w:adjustRightInd w:val="0"/>
        <w:spacing w:after="0"/>
        <w:rPr>
          <w:rFonts w:cstheme="minorHAnsi"/>
          <w:b/>
          <w:bCs/>
          <w:sz w:val="24"/>
          <w:szCs w:val="24"/>
        </w:rPr>
      </w:pPr>
      <w:r w:rsidRPr="00814388">
        <w:rPr>
          <w:rFonts w:cstheme="minorHAnsi"/>
          <w:b/>
          <w:bCs/>
          <w:sz w:val="24"/>
          <w:szCs w:val="24"/>
        </w:rPr>
        <w:t xml:space="preserve">Local Encaminhamento </w:t>
      </w:r>
      <w:r w:rsidRPr="00814388">
        <w:rPr>
          <w:rFonts w:cstheme="minorHAnsi"/>
          <w:b/>
          <w:bCs/>
          <w:sz w:val="24"/>
          <w:szCs w:val="24"/>
        </w:rPr>
        <w:sym w:font="Wingdings" w:char="F0E0"/>
      </w:r>
      <w:r w:rsidRPr="00814388">
        <w:rPr>
          <w:rFonts w:cstheme="minorHAnsi"/>
          <w:b/>
          <w:bCs/>
          <w:sz w:val="24"/>
          <w:szCs w:val="24"/>
        </w:rPr>
        <w:t xml:space="preserve"> </w:t>
      </w:r>
      <w:r w:rsidRPr="00814388">
        <w:rPr>
          <w:rFonts w:cstheme="minorHAnsi"/>
          <w:sz w:val="24"/>
          <w:szCs w:val="24"/>
        </w:rPr>
        <w:t>32 – CRF em casa.</w:t>
      </w:r>
    </w:p>
    <w:p w14:paraId="41F318DF" w14:textId="77777777" w:rsidR="0028201A" w:rsidRDefault="0028201A" w:rsidP="0028201A">
      <w:pPr>
        <w:autoSpaceDE w:val="0"/>
        <w:autoSpaceDN w:val="0"/>
        <w:adjustRightInd w:val="0"/>
        <w:spacing w:after="0"/>
        <w:rPr>
          <w:rFonts w:cstheme="minorHAnsi"/>
          <w:b/>
          <w:bCs/>
          <w:color w:val="000000"/>
          <w:sz w:val="24"/>
          <w:szCs w:val="24"/>
        </w:rPr>
      </w:pPr>
      <w:r w:rsidRPr="00814388">
        <w:rPr>
          <w:rFonts w:cstheme="minorHAnsi"/>
          <w:b/>
          <w:bCs/>
          <w:color w:val="000000"/>
          <w:sz w:val="24"/>
          <w:szCs w:val="24"/>
        </w:rPr>
        <w:t>Parecer</w:t>
      </w:r>
    </w:p>
    <w:p w14:paraId="104C3387" w14:textId="77777777" w:rsidR="00956D54" w:rsidRPr="00814388" w:rsidRDefault="00956D54" w:rsidP="0028201A">
      <w:pPr>
        <w:autoSpaceDE w:val="0"/>
        <w:autoSpaceDN w:val="0"/>
        <w:adjustRightInd w:val="0"/>
        <w:spacing w:after="0"/>
        <w:rPr>
          <w:rFonts w:cstheme="minorHAnsi"/>
          <w:color w:val="000000"/>
          <w:sz w:val="24"/>
          <w:szCs w:val="24"/>
        </w:rPr>
      </w:pPr>
    </w:p>
    <w:p w14:paraId="260DF5A9" w14:textId="77777777" w:rsidR="0028201A" w:rsidRPr="00814388" w:rsidRDefault="0028201A" w:rsidP="0028201A">
      <w:pPr>
        <w:autoSpaceDE w:val="0"/>
        <w:autoSpaceDN w:val="0"/>
        <w:adjustRightInd w:val="0"/>
        <w:spacing w:after="0"/>
        <w:rPr>
          <w:rFonts w:cstheme="minorHAnsi"/>
          <w:sz w:val="24"/>
          <w:szCs w:val="24"/>
        </w:rPr>
      </w:pPr>
      <w:r w:rsidRPr="00814388">
        <w:rPr>
          <w:rFonts w:cstheme="minorHAnsi"/>
          <w:sz w:val="24"/>
          <w:szCs w:val="24"/>
        </w:rPr>
        <w:t>“Documentação incorreta. Enviar/anexar no prazo de 01 (um) dia útil.</w:t>
      </w:r>
    </w:p>
    <w:p w14:paraId="00961549" w14:textId="77777777" w:rsidR="0028201A" w:rsidRPr="00814388" w:rsidRDefault="0028201A" w:rsidP="0028201A">
      <w:pPr>
        <w:autoSpaceDE w:val="0"/>
        <w:autoSpaceDN w:val="0"/>
        <w:adjustRightInd w:val="0"/>
        <w:spacing w:after="0"/>
        <w:rPr>
          <w:rFonts w:cstheme="minorHAnsi"/>
          <w:sz w:val="24"/>
          <w:szCs w:val="24"/>
        </w:rPr>
      </w:pPr>
      <w:r w:rsidRPr="00814388">
        <w:rPr>
          <w:rFonts w:cstheme="minorHAnsi"/>
          <w:sz w:val="24"/>
          <w:szCs w:val="24"/>
          <w:u w:val="single"/>
        </w:rPr>
        <w:t>Escrever o que falta na documentação em letras minúsculas, de maneira clara e cordial, colocando os documentos solicitados em tópicos para maior entendimento</w:t>
      </w:r>
      <w:r w:rsidRPr="00814388">
        <w:rPr>
          <w:rFonts w:cstheme="minorHAnsi"/>
          <w:sz w:val="24"/>
          <w:szCs w:val="24"/>
        </w:rPr>
        <w:t xml:space="preserve">. </w:t>
      </w:r>
    </w:p>
    <w:p w14:paraId="18BB5089" w14:textId="77777777" w:rsidR="0028201A" w:rsidRDefault="0028201A" w:rsidP="0028201A">
      <w:pPr>
        <w:autoSpaceDE w:val="0"/>
        <w:autoSpaceDN w:val="0"/>
        <w:adjustRightInd w:val="0"/>
        <w:spacing w:after="0"/>
        <w:rPr>
          <w:rFonts w:cstheme="minorHAnsi"/>
          <w:sz w:val="24"/>
          <w:szCs w:val="24"/>
        </w:rPr>
      </w:pPr>
      <w:r w:rsidRPr="00814388">
        <w:rPr>
          <w:rFonts w:cstheme="minorHAnsi"/>
          <w:sz w:val="24"/>
          <w:szCs w:val="24"/>
        </w:rPr>
        <w:t xml:space="preserve">Alertamos que documentos enviados errados ou não enviados dentro do prazo estará sujeito ao indeferimento com necessidade de reinício do procedimento.” </w:t>
      </w:r>
    </w:p>
    <w:p w14:paraId="3EFB996A" w14:textId="77777777" w:rsidR="00956D54" w:rsidRPr="00814388" w:rsidRDefault="00956D54" w:rsidP="0028201A">
      <w:pPr>
        <w:autoSpaceDE w:val="0"/>
        <w:autoSpaceDN w:val="0"/>
        <w:adjustRightInd w:val="0"/>
        <w:spacing w:after="0"/>
        <w:rPr>
          <w:rFonts w:cstheme="minorHAnsi"/>
          <w:sz w:val="24"/>
          <w:szCs w:val="24"/>
        </w:rPr>
      </w:pPr>
    </w:p>
    <w:p w14:paraId="650D6864" w14:textId="77777777" w:rsidR="0028201A" w:rsidRPr="00814388" w:rsidRDefault="0028201A" w:rsidP="0028201A">
      <w:pPr>
        <w:spacing w:after="0"/>
        <w:rPr>
          <w:rFonts w:cstheme="minorHAnsi"/>
          <w:sz w:val="24"/>
          <w:szCs w:val="24"/>
        </w:rPr>
      </w:pPr>
      <w:r w:rsidRPr="00814388">
        <w:rPr>
          <w:rFonts w:cstheme="minorHAnsi"/>
          <w:sz w:val="24"/>
          <w:szCs w:val="24"/>
        </w:rPr>
        <w:t>Gravar a evolução e salvar o protocolo.</w:t>
      </w:r>
    </w:p>
    <w:p w14:paraId="4E6ABAC0" w14:textId="77777777" w:rsidR="0028201A" w:rsidRPr="00814388" w:rsidRDefault="0028201A" w:rsidP="0028201A">
      <w:pPr>
        <w:spacing w:after="0"/>
        <w:rPr>
          <w:rFonts w:cstheme="minorHAnsi"/>
          <w:b/>
          <w:bCs/>
          <w:color w:val="000000"/>
          <w:sz w:val="24"/>
          <w:szCs w:val="24"/>
        </w:rPr>
      </w:pPr>
    </w:p>
    <w:p w14:paraId="6F8B47FD" w14:textId="77777777" w:rsidR="0028201A" w:rsidRPr="00814388" w:rsidRDefault="0028201A" w:rsidP="0028201A">
      <w:pPr>
        <w:spacing w:after="0"/>
        <w:rPr>
          <w:rFonts w:cstheme="minorHAnsi"/>
          <w:color w:val="000000"/>
          <w:sz w:val="24"/>
          <w:szCs w:val="24"/>
        </w:rPr>
      </w:pPr>
      <w:r w:rsidRPr="00814388">
        <w:rPr>
          <w:rFonts w:cstheme="minorHAnsi"/>
          <w:b/>
          <w:bCs/>
          <w:color w:val="000000"/>
          <w:sz w:val="24"/>
          <w:szCs w:val="24"/>
        </w:rPr>
        <w:t>Quando houver a resposta</w:t>
      </w:r>
      <w:r w:rsidRPr="00814388">
        <w:rPr>
          <w:rFonts w:cstheme="minorHAnsi"/>
          <w:color w:val="000000"/>
          <w:sz w:val="24"/>
          <w:szCs w:val="24"/>
        </w:rPr>
        <w:t xml:space="preserve">: </w:t>
      </w:r>
    </w:p>
    <w:p w14:paraId="4D55B8DC" w14:textId="77777777" w:rsidR="0028201A" w:rsidRPr="00814388" w:rsidRDefault="0028201A" w:rsidP="0028201A">
      <w:pPr>
        <w:spacing w:after="0"/>
        <w:rPr>
          <w:rFonts w:cstheme="minorHAnsi"/>
          <w:b/>
          <w:bCs/>
          <w:sz w:val="24"/>
          <w:szCs w:val="24"/>
        </w:rPr>
      </w:pPr>
      <w:r w:rsidRPr="00814388">
        <w:rPr>
          <w:rFonts w:cstheme="minorHAnsi"/>
          <w:color w:val="000000"/>
          <w:sz w:val="24"/>
          <w:szCs w:val="24"/>
        </w:rPr>
        <w:t xml:space="preserve">O protocolo aparecerá em </w:t>
      </w:r>
      <w:r w:rsidRPr="00814388">
        <w:rPr>
          <w:rFonts w:cstheme="minorHAnsi"/>
          <w:b/>
          <w:bCs/>
          <w:sz w:val="24"/>
          <w:szCs w:val="24"/>
        </w:rPr>
        <w:t>Protocolos Encaminhados a Você</w:t>
      </w:r>
    </w:p>
    <w:p w14:paraId="6CA1A4D0" w14:textId="77777777" w:rsidR="0028201A" w:rsidRPr="00814388" w:rsidRDefault="0028201A" w:rsidP="0028201A">
      <w:pPr>
        <w:spacing w:after="0"/>
        <w:rPr>
          <w:rFonts w:cstheme="minorHAnsi"/>
          <w:sz w:val="24"/>
          <w:szCs w:val="24"/>
        </w:rPr>
      </w:pPr>
      <w:r w:rsidRPr="00814388">
        <w:rPr>
          <w:rFonts w:cstheme="minorHAnsi"/>
          <w:sz w:val="24"/>
          <w:szCs w:val="24"/>
        </w:rPr>
        <w:t xml:space="preserve">Clicar em </w:t>
      </w:r>
      <w:r w:rsidRPr="00814388">
        <w:rPr>
          <w:rFonts w:cstheme="minorHAnsi"/>
          <w:b/>
          <w:bCs/>
          <w:sz w:val="24"/>
          <w:szCs w:val="24"/>
        </w:rPr>
        <w:t>+</w:t>
      </w:r>
      <w:r w:rsidRPr="00814388">
        <w:rPr>
          <w:rFonts w:cstheme="minorHAnsi"/>
          <w:sz w:val="24"/>
          <w:szCs w:val="24"/>
        </w:rPr>
        <w:t xml:space="preserve"> </w:t>
      </w:r>
      <w:r w:rsidRPr="00814388">
        <w:rPr>
          <w:rFonts w:cstheme="minorHAnsi"/>
          <w:b/>
          <w:bCs/>
          <w:sz w:val="24"/>
          <w:szCs w:val="24"/>
        </w:rPr>
        <w:t>Acessar Protocolos</w:t>
      </w:r>
    </w:p>
    <w:p w14:paraId="103CB80D" w14:textId="77777777" w:rsidR="0028201A" w:rsidRPr="00814388" w:rsidRDefault="0028201A" w:rsidP="0028201A">
      <w:pPr>
        <w:autoSpaceDE w:val="0"/>
        <w:autoSpaceDN w:val="0"/>
        <w:adjustRightInd w:val="0"/>
        <w:spacing w:after="0"/>
        <w:rPr>
          <w:rFonts w:cstheme="minorHAnsi"/>
          <w:color w:val="000000"/>
          <w:sz w:val="24"/>
          <w:szCs w:val="24"/>
        </w:rPr>
      </w:pPr>
      <w:r w:rsidRPr="00814388">
        <w:rPr>
          <w:rFonts w:cstheme="minorHAnsi"/>
          <w:color w:val="000000"/>
          <w:sz w:val="24"/>
          <w:szCs w:val="24"/>
        </w:rPr>
        <w:t xml:space="preserve">Abrir o protocolo e verificar se encaminhou a documentação solicitada. </w:t>
      </w:r>
    </w:p>
    <w:p w14:paraId="046D8133" w14:textId="77777777" w:rsidR="0028201A" w:rsidRPr="00814388" w:rsidRDefault="0028201A" w:rsidP="0028201A">
      <w:pPr>
        <w:autoSpaceDE w:val="0"/>
        <w:autoSpaceDN w:val="0"/>
        <w:adjustRightInd w:val="0"/>
        <w:spacing w:after="0"/>
        <w:rPr>
          <w:rFonts w:cstheme="minorHAnsi"/>
          <w:color w:val="000000"/>
          <w:sz w:val="24"/>
          <w:szCs w:val="24"/>
        </w:rPr>
      </w:pPr>
      <w:r w:rsidRPr="00814388">
        <w:rPr>
          <w:rFonts w:cstheme="minorHAnsi"/>
          <w:color w:val="000000"/>
          <w:sz w:val="24"/>
          <w:szCs w:val="24"/>
        </w:rPr>
        <w:t xml:space="preserve">* Se a </w:t>
      </w:r>
      <w:r w:rsidRPr="00814388">
        <w:rPr>
          <w:rFonts w:cstheme="minorHAnsi"/>
          <w:sz w:val="24"/>
          <w:szCs w:val="24"/>
        </w:rPr>
        <w:t xml:space="preserve">documentação estiver </w:t>
      </w:r>
      <w:r w:rsidRPr="00814388">
        <w:rPr>
          <w:rFonts w:cstheme="minorHAnsi"/>
          <w:b/>
          <w:bCs/>
          <w:sz w:val="24"/>
          <w:szCs w:val="24"/>
          <w:u w:val="single"/>
        </w:rPr>
        <w:t>CORRETA</w:t>
      </w:r>
      <w:r w:rsidRPr="00814388">
        <w:rPr>
          <w:rFonts w:cstheme="minorHAnsi"/>
          <w:color w:val="000000"/>
          <w:sz w:val="24"/>
          <w:szCs w:val="24"/>
        </w:rPr>
        <w:t xml:space="preserve">, finalizar o protocolo conforme item </w:t>
      </w:r>
      <w:r w:rsidRPr="00814388">
        <w:rPr>
          <w:rFonts w:cstheme="minorHAnsi"/>
          <w:b/>
          <w:bCs/>
          <w:color w:val="000000"/>
          <w:sz w:val="24"/>
          <w:szCs w:val="24"/>
        </w:rPr>
        <w:t>B</w:t>
      </w:r>
      <w:r w:rsidRPr="00814388">
        <w:rPr>
          <w:rFonts w:cstheme="minorHAnsi"/>
          <w:color w:val="000000"/>
          <w:sz w:val="24"/>
          <w:szCs w:val="24"/>
        </w:rPr>
        <w:t>.</w:t>
      </w:r>
    </w:p>
    <w:p w14:paraId="78023706" w14:textId="77777777" w:rsidR="0028201A" w:rsidRPr="00814388" w:rsidRDefault="0028201A" w:rsidP="0028201A">
      <w:pPr>
        <w:autoSpaceDE w:val="0"/>
        <w:autoSpaceDN w:val="0"/>
        <w:adjustRightInd w:val="0"/>
        <w:spacing w:after="0"/>
        <w:rPr>
          <w:rFonts w:cstheme="minorHAnsi"/>
          <w:sz w:val="24"/>
          <w:szCs w:val="24"/>
        </w:rPr>
      </w:pPr>
      <w:r w:rsidRPr="00814388">
        <w:rPr>
          <w:rFonts w:cstheme="minorHAnsi"/>
          <w:color w:val="000000"/>
          <w:sz w:val="24"/>
          <w:szCs w:val="24"/>
        </w:rPr>
        <w:t xml:space="preserve">* Se o protocolo não foi respondido ou ainda estiver </w:t>
      </w:r>
      <w:r w:rsidRPr="00814388">
        <w:rPr>
          <w:rFonts w:cstheme="minorHAnsi"/>
          <w:b/>
          <w:bCs/>
          <w:sz w:val="24"/>
          <w:szCs w:val="24"/>
          <w:u w:val="single"/>
        </w:rPr>
        <w:t>INCORRETA</w:t>
      </w:r>
      <w:r w:rsidRPr="00814388">
        <w:rPr>
          <w:rFonts w:cstheme="minorHAnsi"/>
          <w:sz w:val="24"/>
          <w:szCs w:val="24"/>
        </w:rPr>
        <w:t>.</w:t>
      </w:r>
    </w:p>
    <w:p w14:paraId="0805D58C" w14:textId="77777777" w:rsidR="0028201A" w:rsidRPr="00814388" w:rsidRDefault="0028201A" w:rsidP="0028201A">
      <w:pPr>
        <w:autoSpaceDE w:val="0"/>
        <w:autoSpaceDN w:val="0"/>
        <w:adjustRightInd w:val="0"/>
        <w:spacing w:after="0"/>
        <w:rPr>
          <w:rFonts w:cstheme="minorHAnsi"/>
          <w:color w:val="000000"/>
          <w:sz w:val="24"/>
          <w:szCs w:val="24"/>
        </w:rPr>
      </w:pPr>
      <w:r w:rsidRPr="00814388">
        <w:rPr>
          <w:rFonts w:cstheme="minorHAnsi"/>
          <w:sz w:val="24"/>
          <w:szCs w:val="24"/>
        </w:rPr>
        <w:t xml:space="preserve">Verificar </w:t>
      </w:r>
      <w:r w:rsidRPr="00814388">
        <w:rPr>
          <w:rFonts w:cstheme="minorHAnsi"/>
          <w:color w:val="000000"/>
          <w:sz w:val="24"/>
          <w:szCs w:val="24"/>
        </w:rPr>
        <w:t>se há outros protocolos para a mesma empresa, que possa complementar a documentação necessária. Algumas empresas não respondem o protocolo e encaminham novo protocolo para correção. Se não houver outro, o protocolo deverá ser indeferido.</w:t>
      </w:r>
    </w:p>
    <w:p w14:paraId="62DE12C8" w14:textId="77777777" w:rsidR="0028201A" w:rsidRPr="00814388" w:rsidRDefault="0028201A" w:rsidP="0028201A">
      <w:pPr>
        <w:autoSpaceDE w:val="0"/>
        <w:autoSpaceDN w:val="0"/>
        <w:adjustRightInd w:val="0"/>
        <w:spacing w:after="0"/>
        <w:rPr>
          <w:rFonts w:cstheme="minorHAnsi"/>
          <w:b/>
          <w:bCs/>
          <w:color w:val="000000"/>
          <w:sz w:val="24"/>
          <w:szCs w:val="24"/>
          <w:u w:val="single"/>
        </w:rPr>
      </w:pPr>
    </w:p>
    <w:p w14:paraId="7C8361F6" w14:textId="5A169AB6" w:rsidR="0028201A" w:rsidRPr="00814388" w:rsidRDefault="0028201A" w:rsidP="0028201A">
      <w:pPr>
        <w:autoSpaceDE w:val="0"/>
        <w:autoSpaceDN w:val="0"/>
        <w:adjustRightInd w:val="0"/>
        <w:spacing w:after="0"/>
        <w:rPr>
          <w:rFonts w:cstheme="minorHAnsi"/>
          <w:b/>
          <w:bCs/>
          <w:color w:val="000000"/>
          <w:sz w:val="24"/>
          <w:szCs w:val="24"/>
          <w:u w:val="single"/>
        </w:rPr>
      </w:pPr>
      <w:r w:rsidRPr="00814388">
        <w:rPr>
          <w:rFonts w:cstheme="minorHAnsi"/>
          <w:b/>
          <w:bCs/>
          <w:color w:val="000000"/>
          <w:sz w:val="24"/>
          <w:szCs w:val="24"/>
          <w:u w:val="single"/>
        </w:rPr>
        <w:t>Evolução</w:t>
      </w:r>
    </w:p>
    <w:p w14:paraId="57521C5E" w14:textId="77777777" w:rsidR="0028201A" w:rsidRPr="00814388" w:rsidRDefault="0028201A" w:rsidP="0028201A">
      <w:pPr>
        <w:autoSpaceDE w:val="0"/>
        <w:autoSpaceDN w:val="0"/>
        <w:adjustRightInd w:val="0"/>
        <w:spacing w:after="0"/>
        <w:rPr>
          <w:rFonts w:cstheme="minorHAnsi"/>
          <w:color w:val="000000"/>
          <w:sz w:val="24"/>
          <w:szCs w:val="24"/>
        </w:rPr>
      </w:pPr>
      <w:r w:rsidRPr="00814388">
        <w:rPr>
          <w:rFonts w:cstheme="minorHAnsi"/>
          <w:color w:val="000000"/>
          <w:sz w:val="24"/>
          <w:szCs w:val="24"/>
        </w:rPr>
        <w:t xml:space="preserve">Inserir evolução, Indeferimento. </w:t>
      </w:r>
    </w:p>
    <w:p w14:paraId="11BC6F4D" w14:textId="77777777" w:rsidR="00FA20EE" w:rsidRDefault="00FA20EE" w:rsidP="0028201A">
      <w:pPr>
        <w:autoSpaceDE w:val="0"/>
        <w:autoSpaceDN w:val="0"/>
        <w:adjustRightInd w:val="0"/>
        <w:spacing w:after="0"/>
        <w:rPr>
          <w:rFonts w:cstheme="minorHAnsi"/>
          <w:b/>
          <w:bCs/>
          <w:color w:val="000000"/>
          <w:sz w:val="24"/>
          <w:szCs w:val="24"/>
          <w:u w:val="single"/>
        </w:rPr>
      </w:pPr>
    </w:p>
    <w:p w14:paraId="041721B0" w14:textId="779B0930" w:rsidR="0028201A" w:rsidRPr="00814388" w:rsidRDefault="0028201A" w:rsidP="0028201A">
      <w:pPr>
        <w:autoSpaceDE w:val="0"/>
        <w:autoSpaceDN w:val="0"/>
        <w:adjustRightInd w:val="0"/>
        <w:spacing w:after="0"/>
        <w:rPr>
          <w:rFonts w:cstheme="minorHAnsi"/>
          <w:b/>
          <w:bCs/>
          <w:color w:val="000000"/>
          <w:sz w:val="24"/>
          <w:szCs w:val="24"/>
          <w:u w:val="single"/>
        </w:rPr>
      </w:pPr>
      <w:r w:rsidRPr="00814388">
        <w:rPr>
          <w:rFonts w:cstheme="minorHAnsi"/>
          <w:b/>
          <w:bCs/>
          <w:color w:val="000000"/>
          <w:sz w:val="24"/>
          <w:szCs w:val="24"/>
          <w:u w:val="single"/>
        </w:rPr>
        <w:t>Evolução</w:t>
      </w:r>
    </w:p>
    <w:p w14:paraId="067400C2" w14:textId="77777777" w:rsidR="0028201A" w:rsidRPr="00814388" w:rsidRDefault="0028201A" w:rsidP="0028201A">
      <w:pPr>
        <w:autoSpaceDE w:val="0"/>
        <w:autoSpaceDN w:val="0"/>
        <w:adjustRightInd w:val="0"/>
        <w:spacing w:after="0"/>
        <w:rPr>
          <w:rFonts w:cstheme="minorHAnsi"/>
          <w:b/>
          <w:bCs/>
          <w:color w:val="FF0000"/>
          <w:sz w:val="24"/>
          <w:szCs w:val="24"/>
        </w:rPr>
      </w:pPr>
      <w:r w:rsidRPr="00814388">
        <w:rPr>
          <w:rFonts w:cstheme="minorHAnsi"/>
          <w:b/>
          <w:bCs/>
          <w:color w:val="000000"/>
          <w:sz w:val="24"/>
          <w:szCs w:val="24"/>
        </w:rPr>
        <w:lastRenderedPageBreak/>
        <w:t>Local da evolução</w:t>
      </w:r>
      <w:r w:rsidRPr="00814388">
        <w:rPr>
          <w:rFonts w:cstheme="minorHAnsi"/>
          <w:b/>
          <w:bCs/>
          <w:color w:val="000000"/>
          <w:sz w:val="24"/>
          <w:szCs w:val="24"/>
        </w:rPr>
        <w:sym w:font="Wingdings" w:char="F0E0"/>
      </w:r>
      <w:r w:rsidRPr="00814388">
        <w:rPr>
          <w:rFonts w:cstheme="minorHAnsi"/>
          <w:b/>
          <w:bCs/>
          <w:color w:val="000000"/>
          <w:sz w:val="24"/>
          <w:szCs w:val="24"/>
        </w:rPr>
        <w:t xml:space="preserve"> </w:t>
      </w:r>
      <w:r w:rsidR="00AA1E29" w:rsidRPr="00814388">
        <w:rPr>
          <w:rFonts w:cstheme="minorHAnsi"/>
          <w:sz w:val="24"/>
          <w:szCs w:val="24"/>
        </w:rPr>
        <w:t>04 – Recepção</w:t>
      </w:r>
      <w:r w:rsidRPr="00814388">
        <w:rPr>
          <w:rFonts w:cstheme="minorHAnsi"/>
          <w:sz w:val="24"/>
          <w:szCs w:val="24"/>
        </w:rPr>
        <w:t>;</w:t>
      </w:r>
    </w:p>
    <w:p w14:paraId="2B4DBF36" w14:textId="77777777" w:rsidR="0028201A" w:rsidRPr="00814388" w:rsidRDefault="0028201A" w:rsidP="0028201A">
      <w:pPr>
        <w:autoSpaceDE w:val="0"/>
        <w:autoSpaceDN w:val="0"/>
        <w:adjustRightInd w:val="0"/>
        <w:spacing w:after="0"/>
        <w:rPr>
          <w:rFonts w:cstheme="minorHAnsi"/>
          <w:b/>
          <w:bCs/>
          <w:sz w:val="24"/>
          <w:szCs w:val="24"/>
        </w:rPr>
      </w:pPr>
      <w:r w:rsidRPr="00814388">
        <w:rPr>
          <w:rFonts w:cstheme="minorHAnsi"/>
          <w:b/>
          <w:bCs/>
          <w:sz w:val="24"/>
          <w:szCs w:val="24"/>
        </w:rPr>
        <w:t xml:space="preserve">Situação </w:t>
      </w:r>
      <w:r w:rsidRPr="00814388">
        <w:rPr>
          <w:rFonts w:cstheme="minorHAnsi"/>
          <w:b/>
          <w:bCs/>
          <w:sz w:val="24"/>
          <w:szCs w:val="24"/>
        </w:rPr>
        <w:sym w:font="Wingdings" w:char="F0E0"/>
      </w:r>
      <w:r w:rsidRPr="00814388">
        <w:rPr>
          <w:rFonts w:cstheme="minorHAnsi"/>
          <w:b/>
          <w:bCs/>
          <w:sz w:val="24"/>
          <w:szCs w:val="24"/>
        </w:rPr>
        <w:t xml:space="preserve"> </w:t>
      </w:r>
      <w:r w:rsidRPr="00814388">
        <w:rPr>
          <w:rFonts w:cstheme="minorHAnsi"/>
          <w:sz w:val="24"/>
          <w:szCs w:val="24"/>
        </w:rPr>
        <w:t>3 – Indeferido administrativamente;</w:t>
      </w:r>
    </w:p>
    <w:p w14:paraId="60AD3EF3" w14:textId="77777777" w:rsidR="0028201A" w:rsidRDefault="0028201A" w:rsidP="0028201A">
      <w:pPr>
        <w:autoSpaceDE w:val="0"/>
        <w:autoSpaceDN w:val="0"/>
        <w:adjustRightInd w:val="0"/>
        <w:spacing w:after="0"/>
        <w:rPr>
          <w:rFonts w:cstheme="minorHAnsi"/>
          <w:sz w:val="24"/>
          <w:szCs w:val="24"/>
        </w:rPr>
      </w:pPr>
      <w:r w:rsidRPr="00814388">
        <w:rPr>
          <w:rFonts w:cstheme="minorHAnsi"/>
          <w:b/>
          <w:bCs/>
          <w:sz w:val="24"/>
          <w:szCs w:val="24"/>
        </w:rPr>
        <w:t>Julgamento</w:t>
      </w:r>
      <w:r w:rsidRPr="00814388">
        <w:rPr>
          <w:rFonts w:cstheme="minorHAnsi"/>
          <w:b/>
          <w:bCs/>
          <w:sz w:val="24"/>
          <w:szCs w:val="24"/>
        </w:rPr>
        <w:sym w:font="Wingdings" w:char="F0E0"/>
      </w:r>
      <w:r w:rsidRPr="00814388">
        <w:rPr>
          <w:rFonts w:cstheme="minorHAnsi"/>
          <w:b/>
          <w:bCs/>
          <w:sz w:val="24"/>
          <w:szCs w:val="24"/>
        </w:rPr>
        <w:t xml:space="preserve"> </w:t>
      </w:r>
      <w:r w:rsidRPr="00814388">
        <w:rPr>
          <w:rFonts w:cstheme="minorHAnsi"/>
          <w:sz w:val="24"/>
          <w:szCs w:val="24"/>
        </w:rPr>
        <w:t>3 – Indeferido administrativamente.</w:t>
      </w:r>
    </w:p>
    <w:p w14:paraId="0C192C2B" w14:textId="77777777" w:rsidR="00EB06BC" w:rsidRPr="00814388" w:rsidRDefault="00EB06BC" w:rsidP="0028201A">
      <w:pPr>
        <w:autoSpaceDE w:val="0"/>
        <w:autoSpaceDN w:val="0"/>
        <w:adjustRightInd w:val="0"/>
        <w:spacing w:after="0"/>
        <w:rPr>
          <w:rFonts w:cstheme="minorHAnsi"/>
          <w:sz w:val="24"/>
          <w:szCs w:val="24"/>
        </w:rPr>
      </w:pPr>
    </w:p>
    <w:p w14:paraId="7154E34A" w14:textId="77777777" w:rsidR="0028201A" w:rsidRPr="00814388" w:rsidRDefault="0028201A" w:rsidP="0028201A">
      <w:pPr>
        <w:autoSpaceDE w:val="0"/>
        <w:autoSpaceDN w:val="0"/>
        <w:adjustRightInd w:val="0"/>
        <w:spacing w:after="0"/>
        <w:rPr>
          <w:rFonts w:cstheme="minorHAnsi"/>
          <w:sz w:val="24"/>
          <w:szCs w:val="24"/>
        </w:rPr>
      </w:pPr>
      <w:r w:rsidRPr="00814388">
        <w:rPr>
          <w:rFonts w:cstheme="minorHAnsi"/>
          <w:b/>
          <w:bCs/>
          <w:sz w:val="24"/>
          <w:szCs w:val="24"/>
        </w:rPr>
        <w:t>Parecer</w:t>
      </w:r>
    </w:p>
    <w:p w14:paraId="60A0871D" w14:textId="77777777" w:rsidR="0028201A" w:rsidRPr="00814388" w:rsidRDefault="0028201A" w:rsidP="0028201A">
      <w:pPr>
        <w:autoSpaceDE w:val="0"/>
        <w:autoSpaceDN w:val="0"/>
        <w:adjustRightInd w:val="0"/>
        <w:spacing w:after="0"/>
        <w:rPr>
          <w:rFonts w:cstheme="minorHAnsi"/>
          <w:sz w:val="24"/>
          <w:szCs w:val="24"/>
        </w:rPr>
      </w:pPr>
      <w:r w:rsidRPr="00814388">
        <w:rPr>
          <w:rFonts w:cstheme="minorHAnsi"/>
          <w:sz w:val="24"/>
          <w:szCs w:val="24"/>
        </w:rPr>
        <w:t>“Procedimento indeferido, por não encaminhar os documentos requeridos.</w:t>
      </w:r>
    </w:p>
    <w:p w14:paraId="096C5FD8" w14:textId="77777777" w:rsidR="0028201A" w:rsidRPr="00814388" w:rsidRDefault="0028201A" w:rsidP="0028201A">
      <w:pPr>
        <w:autoSpaceDE w:val="0"/>
        <w:autoSpaceDN w:val="0"/>
        <w:adjustRightInd w:val="0"/>
        <w:spacing w:after="0"/>
        <w:rPr>
          <w:rFonts w:cstheme="minorHAnsi"/>
          <w:sz w:val="24"/>
          <w:szCs w:val="24"/>
        </w:rPr>
      </w:pPr>
      <w:r w:rsidRPr="00814388">
        <w:rPr>
          <w:rFonts w:cstheme="minorHAnsi"/>
          <w:sz w:val="24"/>
          <w:szCs w:val="24"/>
          <w:u w:val="single"/>
        </w:rPr>
        <w:t>Escrever o que faltou na documentação em letras minúsculas, de maneira clara e cordial, colocando os documentos solicitados em tópicos para maior entendimento</w:t>
      </w:r>
      <w:r w:rsidRPr="00814388">
        <w:rPr>
          <w:rFonts w:cstheme="minorHAnsi"/>
          <w:sz w:val="24"/>
          <w:szCs w:val="24"/>
        </w:rPr>
        <w:t xml:space="preserve">. </w:t>
      </w:r>
    </w:p>
    <w:p w14:paraId="1DA5A20F" w14:textId="77777777" w:rsidR="0028201A" w:rsidRPr="00814388" w:rsidRDefault="0028201A" w:rsidP="0028201A">
      <w:pPr>
        <w:autoSpaceDE w:val="0"/>
        <w:autoSpaceDN w:val="0"/>
        <w:adjustRightInd w:val="0"/>
        <w:spacing w:after="0"/>
        <w:rPr>
          <w:rFonts w:cstheme="minorHAnsi"/>
          <w:sz w:val="24"/>
          <w:szCs w:val="24"/>
        </w:rPr>
      </w:pPr>
      <w:r w:rsidRPr="00814388">
        <w:rPr>
          <w:rFonts w:cstheme="minorHAnsi"/>
          <w:sz w:val="24"/>
          <w:szCs w:val="24"/>
        </w:rPr>
        <w:t>Favor reiniciar o procedimento via CRF em casa, reencaminhando a documentação completa correta”.</w:t>
      </w:r>
    </w:p>
    <w:p w14:paraId="7646E2F3" w14:textId="77777777" w:rsidR="0028201A" w:rsidRPr="00814388" w:rsidRDefault="0028201A" w:rsidP="0028201A">
      <w:pPr>
        <w:autoSpaceDE w:val="0"/>
        <w:autoSpaceDN w:val="0"/>
        <w:adjustRightInd w:val="0"/>
        <w:spacing w:after="0"/>
        <w:rPr>
          <w:rFonts w:cstheme="minorHAnsi"/>
          <w:b/>
          <w:bCs/>
          <w:sz w:val="24"/>
          <w:szCs w:val="24"/>
        </w:rPr>
      </w:pPr>
    </w:p>
    <w:p w14:paraId="187D8BC0" w14:textId="77777777" w:rsidR="0028201A" w:rsidRPr="00814388" w:rsidRDefault="0028201A" w:rsidP="0028201A">
      <w:pPr>
        <w:autoSpaceDE w:val="0"/>
        <w:autoSpaceDN w:val="0"/>
        <w:adjustRightInd w:val="0"/>
        <w:spacing w:after="0"/>
        <w:rPr>
          <w:rFonts w:cstheme="minorHAnsi"/>
          <w:color w:val="000000"/>
          <w:sz w:val="24"/>
          <w:szCs w:val="24"/>
        </w:rPr>
      </w:pPr>
      <w:r w:rsidRPr="00814388">
        <w:rPr>
          <w:rFonts w:cstheme="minorHAnsi"/>
          <w:b/>
          <w:bCs/>
          <w:sz w:val="24"/>
          <w:szCs w:val="24"/>
        </w:rPr>
        <w:t>B.</w:t>
      </w:r>
      <w:r w:rsidRPr="00814388">
        <w:rPr>
          <w:rFonts w:cstheme="minorHAnsi"/>
          <w:sz w:val="24"/>
          <w:szCs w:val="24"/>
        </w:rPr>
        <w:t xml:space="preserve"> </w:t>
      </w:r>
      <w:r w:rsidRPr="00814388">
        <w:rPr>
          <w:rFonts w:cstheme="minorHAnsi"/>
          <w:b/>
          <w:bCs/>
          <w:sz w:val="24"/>
          <w:szCs w:val="24"/>
        </w:rPr>
        <w:t xml:space="preserve">DOCUMENTAÇÃO CORRETA </w:t>
      </w:r>
      <w:r w:rsidRPr="00814388">
        <w:rPr>
          <w:rFonts w:cstheme="minorHAnsi"/>
          <w:sz w:val="24"/>
          <w:szCs w:val="24"/>
        </w:rPr>
        <w:t>no protocolo inserido no CRF em casa</w:t>
      </w:r>
      <w:r w:rsidRPr="00814388">
        <w:rPr>
          <w:rFonts w:cstheme="minorHAnsi"/>
          <w:color w:val="000000"/>
          <w:sz w:val="24"/>
          <w:szCs w:val="24"/>
        </w:rPr>
        <w:t>:</w:t>
      </w:r>
    </w:p>
    <w:p w14:paraId="236707D0" w14:textId="77777777" w:rsidR="0028201A" w:rsidRPr="00814388" w:rsidRDefault="0028201A" w:rsidP="0028201A">
      <w:pPr>
        <w:spacing w:after="0"/>
        <w:rPr>
          <w:rFonts w:cstheme="minorHAnsi"/>
          <w:b/>
          <w:bCs/>
          <w:sz w:val="24"/>
          <w:szCs w:val="24"/>
        </w:rPr>
      </w:pPr>
    </w:p>
    <w:p w14:paraId="42A37FD8" w14:textId="77777777" w:rsidR="0028201A" w:rsidRPr="00814388" w:rsidRDefault="0028201A" w:rsidP="0028201A">
      <w:pPr>
        <w:spacing w:after="0"/>
        <w:rPr>
          <w:rFonts w:cstheme="minorHAnsi"/>
          <w:b/>
          <w:bCs/>
          <w:sz w:val="24"/>
          <w:szCs w:val="24"/>
        </w:rPr>
      </w:pPr>
      <w:r w:rsidRPr="00814388">
        <w:rPr>
          <w:rFonts w:cstheme="minorHAnsi"/>
          <w:b/>
          <w:bCs/>
          <w:sz w:val="24"/>
          <w:szCs w:val="24"/>
        </w:rPr>
        <w:t>LANÇAMENTOS NO SAGICON</w:t>
      </w:r>
    </w:p>
    <w:p w14:paraId="156C4DAC" w14:textId="77777777" w:rsidR="0028201A" w:rsidRPr="00814388" w:rsidRDefault="0028201A" w:rsidP="0028201A">
      <w:pPr>
        <w:spacing w:after="0"/>
        <w:rPr>
          <w:rFonts w:cstheme="minorHAnsi"/>
          <w:b/>
          <w:bCs/>
          <w:sz w:val="24"/>
          <w:szCs w:val="24"/>
        </w:rPr>
      </w:pPr>
      <w:r w:rsidRPr="00814388">
        <w:rPr>
          <w:rFonts w:cstheme="minorHAnsi"/>
          <w:b/>
          <w:bCs/>
          <w:sz w:val="24"/>
          <w:szCs w:val="24"/>
        </w:rPr>
        <w:t xml:space="preserve">Cadastro de Firma </w:t>
      </w:r>
    </w:p>
    <w:p w14:paraId="76EC8EE8" w14:textId="77777777" w:rsidR="0028201A" w:rsidRPr="00814388" w:rsidRDefault="0028201A" w:rsidP="0028201A">
      <w:pPr>
        <w:spacing w:after="0"/>
        <w:rPr>
          <w:rFonts w:cstheme="minorHAnsi"/>
          <w:sz w:val="24"/>
          <w:szCs w:val="24"/>
        </w:rPr>
      </w:pPr>
      <w:r w:rsidRPr="00814388">
        <w:rPr>
          <w:rFonts w:cstheme="minorHAnsi"/>
          <w:sz w:val="24"/>
          <w:szCs w:val="24"/>
        </w:rPr>
        <w:t xml:space="preserve">A empresa já tem cadastro no CRF/PR. </w:t>
      </w:r>
    </w:p>
    <w:p w14:paraId="6C3348CC" w14:textId="77777777" w:rsidR="0028201A" w:rsidRPr="00814388" w:rsidRDefault="0028201A" w:rsidP="0028201A">
      <w:pPr>
        <w:spacing w:after="0"/>
        <w:rPr>
          <w:rFonts w:cstheme="minorHAnsi"/>
          <w:sz w:val="24"/>
          <w:szCs w:val="24"/>
        </w:rPr>
      </w:pPr>
      <w:r w:rsidRPr="00814388">
        <w:rPr>
          <w:rFonts w:cstheme="minorHAnsi"/>
          <w:sz w:val="24"/>
          <w:szCs w:val="24"/>
        </w:rPr>
        <w:t>Abrir o cadastro da empresa pela aba no protocolo.</w:t>
      </w:r>
    </w:p>
    <w:p w14:paraId="067CB752" w14:textId="77777777" w:rsidR="0028201A" w:rsidRPr="00814388" w:rsidRDefault="0028201A" w:rsidP="0028201A">
      <w:pPr>
        <w:pStyle w:val="Corpodetexto3"/>
        <w:spacing w:after="0" w:line="240" w:lineRule="auto"/>
        <w:rPr>
          <w:rFonts w:cstheme="minorHAnsi"/>
          <w:szCs w:val="24"/>
          <w:u w:val="single"/>
        </w:rPr>
      </w:pPr>
      <w:r w:rsidRPr="00814388">
        <w:rPr>
          <w:rFonts w:cstheme="minorHAnsi"/>
          <w:szCs w:val="24"/>
          <w:u w:val="single"/>
        </w:rPr>
        <w:t>Dados l:</w:t>
      </w:r>
    </w:p>
    <w:p w14:paraId="799165FB" w14:textId="77777777" w:rsidR="0028201A" w:rsidRPr="00814388" w:rsidRDefault="0028201A" w:rsidP="0028201A">
      <w:pPr>
        <w:pStyle w:val="Corpodetexto3"/>
        <w:spacing w:after="0" w:line="240" w:lineRule="auto"/>
        <w:rPr>
          <w:rFonts w:cstheme="minorHAnsi"/>
          <w:b w:val="0"/>
          <w:bCs/>
          <w:szCs w:val="24"/>
        </w:rPr>
      </w:pPr>
      <w:r w:rsidRPr="00814388">
        <w:rPr>
          <w:rFonts w:cstheme="minorHAnsi"/>
          <w:b w:val="0"/>
          <w:bCs/>
          <w:szCs w:val="24"/>
        </w:rPr>
        <w:t>Verificar se a documentação apresentada corresponde aos dados do cadastro.</w:t>
      </w:r>
    </w:p>
    <w:p w14:paraId="5A0239EE" w14:textId="77777777" w:rsidR="0028201A" w:rsidRPr="00814388" w:rsidRDefault="0028201A" w:rsidP="0028201A">
      <w:pPr>
        <w:spacing w:after="0"/>
        <w:rPr>
          <w:rFonts w:cstheme="minorHAnsi"/>
          <w:sz w:val="24"/>
          <w:szCs w:val="24"/>
        </w:rPr>
      </w:pPr>
      <w:r w:rsidRPr="00814388">
        <w:rPr>
          <w:rFonts w:cstheme="minorHAnsi"/>
          <w:b/>
          <w:bCs/>
          <w:sz w:val="24"/>
          <w:szCs w:val="24"/>
        </w:rPr>
        <w:t>CNPJ</w:t>
      </w:r>
      <w:r w:rsidRPr="00814388">
        <w:rPr>
          <w:rFonts w:cstheme="minorHAnsi"/>
          <w:sz w:val="24"/>
          <w:szCs w:val="24"/>
        </w:rPr>
        <w:t>:</w:t>
      </w:r>
    </w:p>
    <w:p w14:paraId="22754118" w14:textId="77777777" w:rsidR="0028201A" w:rsidRPr="00814388" w:rsidRDefault="0028201A" w:rsidP="0028201A">
      <w:pPr>
        <w:spacing w:after="0"/>
        <w:rPr>
          <w:rFonts w:cstheme="minorHAnsi"/>
          <w:sz w:val="24"/>
          <w:szCs w:val="24"/>
        </w:rPr>
      </w:pPr>
      <w:r w:rsidRPr="00814388">
        <w:rPr>
          <w:rFonts w:cstheme="minorHAnsi"/>
          <w:b/>
          <w:bCs/>
          <w:sz w:val="24"/>
          <w:szCs w:val="24"/>
        </w:rPr>
        <w:t>Razão Social</w:t>
      </w:r>
      <w:r w:rsidRPr="00814388">
        <w:rPr>
          <w:rFonts w:cstheme="minorHAnsi"/>
          <w:sz w:val="24"/>
          <w:szCs w:val="24"/>
        </w:rPr>
        <w:t>: Nome completo da empresa com acentuação;</w:t>
      </w:r>
    </w:p>
    <w:p w14:paraId="074F0333" w14:textId="77777777" w:rsidR="0028201A" w:rsidRPr="00814388" w:rsidRDefault="0028201A" w:rsidP="0028201A">
      <w:pPr>
        <w:spacing w:after="0"/>
        <w:rPr>
          <w:rFonts w:cstheme="minorHAnsi"/>
          <w:sz w:val="24"/>
          <w:szCs w:val="24"/>
        </w:rPr>
      </w:pPr>
      <w:r w:rsidRPr="00814388">
        <w:rPr>
          <w:rFonts w:cstheme="minorHAnsi"/>
          <w:b/>
          <w:bCs/>
          <w:sz w:val="24"/>
          <w:szCs w:val="24"/>
        </w:rPr>
        <w:t>Fantasia</w:t>
      </w:r>
      <w:r w:rsidRPr="00814388">
        <w:rPr>
          <w:rFonts w:cstheme="minorHAnsi"/>
          <w:sz w:val="24"/>
          <w:szCs w:val="24"/>
        </w:rPr>
        <w:t>: Nome fantasia com acentuação;</w:t>
      </w:r>
    </w:p>
    <w:p w14:paraId="7D3A67F5" w14:textId="77777777" w:rsidR="0028201A" w:rsidRPr="00814388" w:rsidRDefault="0028201A" w:rsidP="0028201A">
      <w:pPr>
        <w:spacing w:after="0"/>
        <w:rPr>
          <w:rFonts w:cstheme="minorHAnsi"/>
          <w:sz w:val="24"/>
          <w:szCs w:val="24"/>
        </w:rPr>
      </w:pPr>
      <w:r w:rsidRPr="00814388">
        <w:rPr>
          <w:rFonts w:cstheme="minorHAnsi"/>
          <w:b/>
          <w:bCs/>
          <w:sz w:val="24"/>
          <w:szCs w:val="24"/>
        </w:rPr>
        <w:t>Categoria da Empresa</w:t>
      </w:r>
      <w:r w:rsidRPr="00814388">
        <w:rPr>
          <w:rFonts w:cstheme="minorHAnsi"/>
          <w:sz w:val="24"/>
          <w:szCs w:val="24"/>
        </w:rPr>
        <w:t>: Verificar a documentação apresentada se está de acordo.</w:t>
      </w:r>
    </w:p>
    <w:p w14:paraId="44B31731" w14:textId="77777777" w:rsidR="0028201A" w:rsidRPr="00814388" w:rsidRDefault="0028201A" w:rsidP="0028201A">
      <w:pPr>
        <w:spacing w:after="0"/>
        <w:rPr>
          <w:rFonts w:cstheme="minorHAnsi"/>
          <w:b/>
          <w:bCs/>
          <w:sz w:val="24"/>
          <w:szCs w:val="24"/>
          <w:u w:val="single"/>
        </w:rPr>
      </w:pPr>
    </w:p>
    <w:p w14:paraId="258D8FF0" w14:textId="77777777" w:rsidR="0028201A" w:rsidRPr="00814388" w:rsidRDefault="0028201A" w:rsidP="0028201A">
      <w:pPr>
        <w:spacing w:after="0"/>
        <w:rPr>
          <w:rFonts w:cstheme="minorHAnsi"/>
          <w:b/>
          <w:bCs/>
          <w:sz w:val="24"/>
          <w:szCs w:val="24"/>
        </w:rPr>
      </w:pPr>
      <w:r w:rsidRPr="00814388">
        <w:rPr>
          <w:rFonts w:cstheme="minorHAnsi"/>
          <w:b/>
          <w:bCs/>
          <w:sz w:val="24"/>
          <w:szCs w:val="24"/>
          <w:u w:val="single"/>
        </w:rPr>
        <w:t xml:space="preserve">Dados </w:t>
      </w:r>
      <w:proofErr w:type="spellStart"/>
      <w:r w:rsidRPr="00814388">
        <w:rPr>
          <w:rFonts w:cstheme="minorHAnsi"/>
          <w:b/>
          <w:bCs/>
          <w:sz w:val="24"/>
          <w:szCs w:val="24"/>
          <w:u w:val="single"/>
        </w:rPr>
        <w:t>ll</w:t>
      </w:r>
      <w:proofErr w:type="spellEnd"/>
      <w:r w:rsidRPr="00814388">
        <w:rPr>
          <w:rFonts w:cstheme="minorHAnsi"/>
          <w:b/>
          <w:bCs/>
          <w:sz w:val="24"/>
          <w:szCs w:val="24"/>
        </w:rPr>
        <w:t>:</w:t>
      </w:r>
    </w:p>
    <w:p w14:paraId="42D7BB8F" w14:textId="77777777" w:rsidR="0028201A" w:rsidRPr="00814388" w:rsidRDefault="0028201A" w:rsidP="0028201A">
      <w:pPr>
        <w:spacing w:after="0"/>
        <w:rPr>
          <w:rFonts w:cstheme="minorHAnsi"/>
          <w:sz w:val="24"/>
          <w:szCs w:val="24"/>
        </w:rPr>
      </w:pPr>
      <w:r w:rsidRPr="00814388">
        <w:rPr>
          <w:rFonts w:cstheme="minorHAnsi"/>
          <w:b/>
          <w:bCs/>
          <w:sz w:val="24"/>
          <w:szCs w:val="24"/>
        </w:rPr>
        <w:t>Data aprovação plenária</w:t>
      </w:r>
      <w:r w:rsidRPr="00814388">
        <w:rPr>
          <w:rFonts w:cstheme="minorHAnsi"/>
          <w:sz w:val="24"/>
          <w:szCs w:val="24"/>
        </w:rPr>
        <w:t>: Esta data já estará informada;</w:t>
      </w:r>
    </w:p>
    <w:p w14:paraId="694340D4" w14:textId="77777777" w:rsidR="0028201A" w:rsidRPr="00814388" w:rsidRDefault="0028201A" w:rsidP="0028201A">
      <w:pPr>
        <w:spacing w:after="0"/>
        <w:rPr>
          <w:rFonts w:cstheme="minorHAnsi"/>
          <w:sz w:val="24"/>
          <w:szCs w:val="24"/>
        </w:rPr>
      </w:pPr>
      <w:r w:rsidRPr="00814388">
        <w:rPr>
          <w:rFonts w:cstheme="minorHAnsi"/>
          <w:b/>
          <w:bCs/>
          <w:sz w:val="24"/>
          <w:szCs w:val="24"/>
        </w:rPr>
        <w:t>Data Abertura da Firma</w:t>
      </w:r>
      <w:r w:rsidRPr="00814388">
        <w:rPr>
          <w:rFonts w:cstheme="minorHAnsi"/>
          <w:sz w:val="24"/>
          <w:szCs w:val="24"/>
        </w:rPr>
        <w:t>: Esta data já estará informada;</w:t>
      </w:r>
    </w:p>
    <w:p w14:paraId="541AE3B9" w14:textId="77777777" w:rsidR="0028201A" w:rsidRPr="00814388" w:rsidRDefault="0028201A" w:rsidP="0028201A">
      <w:pPr>
        <w:spacing w:after="0"/>
        <w:rPr>
          <w:rFonts w:cstheme="minorHAnsi"/>
          <w:sz w:val="24"/>
          <w:szCs w:val="24"/>
        </w:rPr>
      </w:pPr>
      <w:r w:rsidRPr="00814388">
        <w:rPr>
          <w:rFonts w:cstheme="minorHAnsi"/>
          <w:b/>
          <w:bCs/>
          <w:sz w:val="24"/>
          <w:szCs w:val="24"/>
        </w:rPr>
        <w:t>Data Validade do Certificado:</w:t>
      </w:r>
      <w:r w:rsidRPr="00814388">
        <w:rPr>
          <w:rFonts w:cstheme="minorHAnsi"/>
          <w:sz w:val="24"/>
          <w:szCs w:val="24"/>
        </w:rPr>
        <w:t xml:space="preserve"> informar a data quando houver contratos com prazo determinado, quando houver mais de um contrato, informar a data do prazo mais curto.</w:t>
      </w:r>
    </w:p>
    <w:p w14:paraId="269F20D3" w14:textId="77777777" w:rsidR="0028201A" w:rsidRPr="00814388" w:rsidRDefault="0028201A" w:rsidP="0028201A">
      <w:pPr>
        <w:spacing w:after="0"/>
        <w:rPr>
          <w:rFonts w:cstheme="minorHAnsi"/>
          <w:sz w:val="24"/>
          <w:szCs w:val="24"/>
        </w:rPr>
      </w:pPr>
    </w:p>
    <w:p w14:paraId="41BB18B7" w14:textId="77777777" w:rsidR="0028201A" w:rsidRPr="00814388" w:rsidRDefault="0028201A" w:rsidP="0028201A">
      <w:pPr>
        <w:spacing w:after="0"/>
        <w:rPr>
          <w:rFonts w:cstheme="minorHAnsi"/>
          <w:b/>
          <w:bCs/>
          <w:sz w:val="24"/>
          <w:szCs w:val="24"/>
          <w:u w:val="single"/>
        </w:rPr>
      </w:pPr>
      <w:r w:rsidRPr="00814388">
        <w:rPr>
          <w:rFonts w:cstheme="minorHAnsi"/>
          <w:b/>
          <w:bCs/>
          <w:sz w:val="24"/>
          <w:szCs w:val="24"/>
          <w:u w:val="single"/>
        </w:rPr>
        <w:t>Contatos:</w:t>
      </w:r>
    </w:p>
    <w:p w14:paraId="41B00B0F" w14:textId="77777777" w:rsidR="0028201A" w:rsidRPr="00814388" w:rsidRDefault="0028201A" w:rsidP="0028201A">
      <w:pPr>
        <w:spacing w:after="0"/>
        <w:rPr>
          <w:rFonts w:cstheme="minorHAnsi"/>
          <w:sz w:val="24"/>
          <w:szCs w:val="24"/>
        </w:rPr>
      </w:pPr>
      <w:r w:rsidRPr="00814388">
        <w:rPr>
          <w:rFonts w:cstheme="minorHAnsi"/>
          <w:sz w:val="24"/>
          <w:szCs w:val="24"/>
        </w:rPr>
        <w:t xml:space="preserve">Verificar se o endereço está completo rua, n.º, bairro, cidade. </w:t>
      </w:r>
    </w:p>
    <w:p w14:paraId="19A50B7A" w14:textId="77777777" w:rsidR="0028201A" w:rsidRPr="00814388" w:rsidRDefault="0028201A" w:rsidP="0028201A">
      <w:pPr>
        <w:spacing w:after="0"/>
        <w:rPr>
          <w:rFonts w:cstheme="minorHAnsi"/>
          <w:sz w:val="24"/>
          <w:szCs w:val="24"/>
        </w:rPr>
      </w:pPr>
      <w:r w:rsidRPr="00814388">
        <w:rPr>
          <w:rFonts w:cstheme="minorHAnsi"/>
          <w:b/>
          <w:bCs/>
          <w:sz w:val="24"/>
          <w:szCs w:val="24"/>
        </w:rPr>
        <w:t>Celular, Telefone e E-mail Principal:</w:t>
      </w:r>
      <w:r w:rsidRPr="00814388">
        <w:rPr>
          <w:rFonts w:cstheme="minorHAnsi"/>
          <w:sz w:val="24"/>
          <w:szCs w:val="24"/>
        </w:rPr>
        <w:t xml:space="preserve"> Atualizar conforme informado no formulário</w:t>
      </w:r>
    </w:p>
    <w:p w14:paraId="6BB616AB" w14:textId="77777777" w:rsidR="0028201A" w:rsidRPr="00814388" w:rsidRDefault="0028201A" w:rsidP="0028201A">
      <w:pPr>
        <w:spacing w:after="0"/>
        <w:rPr>
          <w:rFonts w:cstheme="minorHAnsi"/>
          <w:sz w:val="24"/>
          <w:szCs w:val="24"/>
        </w:rPr>
      </w:pPr>
    </w:p>
    <w:p w14:paraId="439085AC" w14:textId="77777777" w:rsidR="0028201A" w:rsidRPr="00814388" w:rsidRDefault="0028201A" w:rsidP="0028201A">
      <w:pPr>
        <w:spacing w:after="0"/>
        <w:rPr>
          <w:rFonts w:cstheme="minorHAnsi"/>
          <w:b/>
          <w:bCs/>
          <w:sz w:val="24"/>
          <w:szCs w:val="24"/>
        </w:rPr>
      </w:pPr>
      <w:r w:rsidRPr="00814388">
        <w:rPr>
          <w:rFonts w:cstheme="minorHAnsi"/>
          <w:b/>
          <w:bCs/>
          <w:sz w:val="24"/>
          <w:szCs w:val="24"/>
          <w:u w:val="single"/>
        </w:rPr>
        <w:t>Sócios:</w:t>
      </w:r>
      <w:r w:rsidRPr="00814388">
        <w:rPr>
          <w:rFonts w:cstheme="minorHAnsi"/>
          <w:b/>
          <w:bCs/>
          <w:sz w:val="24"/>
          <w:szCs w:val="24"/>
        </w:rPr>
        <w:t xml:space="preserve"> </w:t>
      </w:r>
    </w:p>
    <w:p w14:paraId="1A64F286" w14:textId="77777777" w:rsidR="0028201A" w:rsidRPr="00814388" w:rsidRDefault="0028201A" w:rsidP="0028201A">
      <w:pPr>
        <w:spacing w:after="0"/>
        <w:rPr>
          <w:rFonts w:cstheme="minorHAnsi"/>
          <w:sz w:val="24"/>
          <w:szCs w:val="24"/>
        </w:rPr>
      </w:pPr>
      <w:r w:rsidRPr="00814388">
        <w:rPr>
          <w:rFonts w:cstheme="minorHAnsi"/>
          <w:sz w:val="24"/>
          <w:szCs w:val="24"/>
        </w:rPr>
        <w:t xml:space="preserve">Os sócios já estarão lançados. </w:t>
      </w:r>
    </w:p>
    <w:p w14:paraId="2DB8CCC2" w14:textId="77777777" w:rsidR="0028201A" w:rsidRPr="00814388" w:rsidRDefault="0028201A" w:rsidP="0028201A">
      <w:pPr>
        <w:pStyle w:val="Textoembloco"/>
        <w:widowControl/>
        <w:ind w:left="0" w:right="0"/>
        <w:rPr>
          <w:rFonts w:asciiTheme="minorHAnsi" w:hAnsiTheme="minorHAnsi" w:cstheme="minorHAnsi"/>
          <w:b/>
          <w:bCs/>
        </w:rPr>
      </w:pPr>
      <w:r w:rsidRPr="00814388">
        <w:rPr>
          <w:rFonts w:asciiTheme="minorHAnsi" w:hAnsiTheme="minorHAnsi" w:cstheme="minorHAnsi"/>
          <w:b/>
          <w:bCs/>
          <w:u w:val="single"/>
        </w:rPr>
        <w:t>Preposto Representante Legal</w:t>
      </w:r>
      <w:r w:rsidRPr="00814388">
        <w:rPr>
          <w:rFonts w:asciiTheme="minorHAnsi" w:hAnsiTheme="minorHAnsi" w:cstheme="minorHAnsi"/>
          <w:b/>
          <w:bCs/>
        </w:rPr>
        <w:t>:</w:t>
      </w:r>
    </w:p>
    <w:p w14:paraId="2593EC4B" w14:textId="77777777" w:rsidR="0028201A" w:rsidRPr="00814388" w:rsidRDefault="0028201A" w:rsidP="0028201A">
      <w:pPr>
        <w:pStyle w:val="Textoembloco"/>
        <w:widowControl/>
        <w:ind w:left="0" w:right="0"/>
        <w:rPr>
          <w:rFonts w:asciiTheme="minorHAnsi" w:hAnsiTheme="minorHAnsi" w:cstheme="minorHAnsi"/>
        </w:rPr>
      </w:pPr>
      <w:r w:rsidRPr="00814388">
        <w:rPr>
          <w:rFonts w:asciiTheme="minorHAnsi" w:hAnsiTheme="minorHAnsi" w:cstheme="minorHAnsi"/>
        </w:rPr>
        <w:t>Se for apresentado procuração, poderá ser lançado no sistema como preposto.</w:t>
      </w:r>
    </w:p>
    <w:p w14:paraId="36DCCD77" w14:textId="77777777" w:rsidR="0028201A" w:rsidRPr="00814388" w:rsidRDefault="0028201A" w:rsidP="0028201A">
      <w:pPr>
        <w:pStyle w:val="Textoembloco"/>
        <w:widowControl/>
        <w:ind w:left="0" w:right="0"/>
        <w:rPr>
          <w:rFonts w:asciiTheme="minorHAnsi" w:hAnsiTheme="minorHAnsi" w:cstheme="minorHAnsi"/>
          <w:b/>
          <w:bCs/>
        </w:rPr>
      </w:pPr>
      <w:r w:rsidRPr="00814388">
        <w:rPr>
          <w:rFonts w:asciiTheme="minorHAnsi" w:hAnsiTheme="minorHAnsi" w:cstheme="minorHAnsi"/>
          <w:b/>
          <w:bCs/>
        </w:rPr>
        <w:t>Inserir preposto</w:t>
      </w:r>
    </w:p>
    <w:p w14:paraId="4FC32E5D" w14:textId="77777777" w:rsidR="0028201A" w:rsidRPr="00814388" w:rsidRDefault="0028201A" w:rsidP="0028201A">
      <w:pPr>
        <w:spacing w:after="0"/>
        <w:rPr>
          <w:rFonts w:cstheme="minorHAnsi"/>
          <w:sz w:val="24"/>
          <w:szCs w:val="24"/>
        </w:rPr>
      </w:pPr>
      <w:r w:rsidRPr="00814388">
        <w:rPr>
          <w:rFonts w:cstheme="minorHAnsi"/>
          <w:sz w:val="24"/>
          <w:szCs w:val="24"/>
        </w:rPr>
        <w:t xml:space="preserve">No canto direito clicar em </w:t>
      </w:r>
      <w:r w:rsidRPr="00814388">
        <w:rPr>
          <w:rFonts w:cstheme="minorHAnsi"/>
          <w:b/>
          <w:bCs/>
          <w:sz w:val="24"/>
          <w:szCs w:val="24"/>
        </w:rPr>
        <w:t>Cad. Leigo</w:t>
      </w:r>
      <w:r w:rsidRPr="00814388">
        <w:rPr>
          <w:rFonts w:cstheme="minorHAnsi"/>
          <w:sz w:val="24"/>
          <w:szCs w:val="24"/>
        </w:rPr>
        <w:t xml:space="preserve">. </w:t>
      </w:r>
    </w:p>
    <w:p w14:paraId="0DD6815A" w14:textId="77777777" w:rsidR="0028201A" w:rsidRPr="00814388" w:rsidRDefault="0028201A" w:rsidP="0028201A">
      <w:pPr>
        <w:spacing w:after="0"/>
        <w:rPr>
          <w:rFonts w:cstheme="minorHAnsi"/>
          <w:sz w:val="24"/>
          <w:szCs w:val="24"/>
        </w:rPr>
      </w:pPr>
      <w:r w:rsidRPr="00814388">
        <w:rPr>
          <w:rFonts w:cstheme="minorHAnsi"/>
          <w:sz w:val="24"/>
          <w:szCs w:val="24"/>
        </w:rPr>
        <w:t>Preencher os dados completos começando pelo CPF. Caso o procurador ou representante legal já tenha cadastro o sistema informará que o CPF já está cadastrado e informa o número da inscrição.</w:t>
      </w:r>
    </w:p>
    <w:p w14:paraId="792D0BD2" w14:textId="77777777" w:rsidR="0028201A" w:rsidRPr="00814388" w:rsidRDefault="0028201A" w:rsidP="0028201A">
      <w:pPr>
        <w:spacing w:after="0"/>
        <w:rPr>
          <w:rFonts w:cstheme="minorHAnsi"/>
          <w:sz w:val="24"/>
          <w:szCs w:val="24"/>
        </w:rPr>
      </w:pPr>
      <w:r w:rsidRPr="00814388">
        <w:rPr>
          <w:rFonts w:cstheme="minorHAnsi"/>
          <w:sz w:val="24"/>
          <w:szCs w:val="24"/>
        </w:rPr>
        <w:t>Após salvar o lançamento, o sistema abre uma nova aba com o nome que foi cadastrado. Deverá completar a data de início (data da assinatura da procuração) – informar também a data de validade quando houver.</w:t>
      </w:r>
    </w:p>
    <w:p w14:paraId="502B64FC" w14:textId="77777777" w:rsidR="0028201A" w:rsidRPr="00814388" w:rsidRDefault="0028201A" w:rsidP="0028201A">
      <w:pPr>
        <w:spacing w:after="0"/>
        <w:rPr>
          <w:rFonts w:cstheme="minorHAnsi"/>
          <w:sz w:val="24"/>
          <w:szCs w:val="24"/>
        </w:rPr>
      </w:pPr>
    </w:p>
    <w:p w14:paraId="334F3BE8" w14:textId="77777777" w:rsidR="00EB06BC" w:rsidRDefault="00EB06BC" w:rsidP="0028201A">
      <w:pPr>
        <w:spacing w:after="0"/>
        <w:rPr>
          <w:rFonts w:cstheme="minorHAnsi"/>
          <w:b/>
          <w:bCs/>
          <w:sz w:val="24"/>
          <w:szCs w:val="24"/>
          <w:u w:val="single"/>
        </w:rPr>
      </w:pPr>
    </w:p>
    <w:p w14:paraId="5A87A512" w14:textId="77777777" w:rsidR="00EB06BC" w:rsidRDefault="00EB06BC" w:rsidP="0028201A">
      <w:pPr>
        <w:spacing w:after="0"/>
        <w:rPr>
          <w:rFonts w:cstheme="minorHAnsi"/>
          <w:b/>
          <w:bCs/>
          <w:sz w:val="24"/>
          <w:szCs w:val="24"/>
          <w:u w:val="single"/>
        </w:rPr>
      </w:pPr>
    </w:p>
    <w:p w14:paraId="12A71D3E" w14:textId="77777777" w:rsidR="00EB06BC" w:rsidRDefault="00EB06BC" w:rsidP="0028201A">
      <w:pPr>
        <w:spacing w:after="0"/>
        <w:rPr>
          <w:rFonts w:cstheme="minorHAnsi"/>
          <w:b/>
          <w:bCs/>
          <w:sz w:val="24"/>
          <w:szCs w:val="24"/>
          <w:u w:val="single"/>
        </w:rPr>
      </w:pPr>
    </w:p>
    <w:p w14:paraId="4EE8E0CA" w14:textId="77777777" w:rsidR="005F3953" w:rsidRDefault="005F3953" w:rsidP="0028201A">
      <w:pPr>
        <w:spacing w:after="0"/>
        <w:rPr>
          <w:rFonts w:cstheme="minorHAnsi"/>
          <w:b/>
          <w:bCs/>
          <w:sz w:val="24"/>
          <w:szCs w:val="24"/>
          <w:u w:val="single"/>
        </w:rPr>
      </w:pPr>
    </w:p>
    <w:p w14:paraId="2BCDEE64" w14:textId="40E93D7E" w:rsidR="0028201A" w:rsidRPr="00814388" w:rsidRDefault="0028201A" w:rsidP="0028201A">
      <w:pPr>
        <w:spacing w:after="0"/>
        <w:rPr>
          <w:rFonts w:cstheme="minorHAnsi"/>
          <w:b/>
          <w:bCs/>
          <w:sz w:val="24"/>
          <w:szCs w:val="24"/>
        </w:rPr>
      </w:pPr>
      <w:r w:rsidRPr="00814388">
        <w:rPr>
          <w:rFonts w:cstheme="minorHAnsi"/>
          <w:b/>
          <w:bCs/>
          <w:sz w:val="24"/>
          <w:szCs w:val="24"/>
          <w:u w:val="single"/>
        </w:rPr>
        <w:lastRenderedPageBreak/>
        <w:t>Horários</w:t>
      </w:r>
      <w:r w:rsidRPr="00814388">
        <w:rPr>
          <w:rFonts w:cstheme="minorHAnsi"/>
          <w:b/>
          <w:bCs/>
          <w:sz w:val="24"/>
          <w:szCs w:val="24"/>
        </w:rPr>
        <w:t>:</w:t>
      </w:r>
    </w:p>
    <w:p w14:paraId="163F39D0" w14:textId="77777777" w:rsidR="0028201A" w:rsidRPr="00814388" w:rsidRDefault="0028201A" w:rsidP="0028201A">
      <w:pPr>
        <w:spacing w:after="0"/>
        <w:rPr>
          <w:rFonts w:cstheme="minorHAnsi"/>
          <w:b/>
          <w:bCs/>
          <w:sz w:val="24"/>
          <w:szCs w:val="24"/>
        </w:rPr>
      </w:pPr>
      <w:r w:rsidRPr="00814388">
        <w:rPr>
          <w:rFonts w:cstheme="minorHAnsi"/>
          <w:b/>
          <w:bCs/>
          <w:sz w:val="24"/>
          <w:szCs w:val="24"/>
        </w:rPr>
        <w:t>Horário de Funcionamento</w:t>
      </w:r>
    </w:p>
    <w:p w14:paraId="12999EFB" w14:textId="77777777" w:rsidR="0028201A" w:rsidRPr="00814388" w:rsidRDefault="0028201A" w:rsidP="0028201A">
      <w:pPr>
        <w:spacing w:after="0"/>
        <w:rPr>
          <w:rFonts w:cstheme="minorHAnsi"/>
          <w:sz w:val="24"/>
          <w:szCs w:val="24"/>
        </w:rPr>
      </w:pPr>
      <w:r w:rsidRPr="00814388">
        <w:rPr>
          <w:rFonts w:cstheme="minorHAnsi"/>
          <w:sz w:val="24"/>
          <w:szCs w:val="24"/>
        </w:rPr>
        <w:t>Verificar se o horário de funcionamento corresponde ao informado no formulário, se for diferente deverá ser alterado.</w:t>
      </w:r>
    </w:p>
    <w:p w14:paraId="2A74C26D" w14:textId="77777777" w:rsidR="0028201A" w:rsidRPr="00814388" w:rsidRDefault="0028201A" w:rsidP="0028201A">
      <w:pPr>
        <w:spacing w:after="0"/>
        <w:rPr>
          <w:rFonts w:cstheme="minorHAnsi"/>
          <w:sz w:val="24"/>
          <w:szCs w:val="24"/>
        </w:rPr>
      </w:pPr>
      <w:r w:rsidRPr="00814388">
        <w:rPr>
          <w:rFonts w:cstheme="minorHAnsi"/>
          <w:sz w:val="24"/>
          <w:szCs w:val="24"/>
        </w:rPr>
        <w:t>No canto direito clicar na lixeira da linha do horário para excluir o horário existente;</w:t>
      </w:r>
    </w:p>
    <w:p w14:paraId="5C538EC3" w14:textId="77777777" w:rsidR="0028201A" w:rsidRPr="00814388" w:rsidRDefault="0028201A" w:rsidP="0028201A">
      <w:pPr>
        <w:spacing w:after="0"/>
        <w:rPr>
          <w:rFonts w:cstheme="minorHAnsi"/>
          <w:sz w:val="24"/>
          <w:szCs w:val="24"/>
        </w:rPr>
      </w:pPr>
      <w:r w:rsidRPr="00814388">
        <w:rPr>
          <w:rFonts w:cstheme="minorHAnsi"/>
          <w:sz w:val="24"/>
          <w:szCs w:val="24"/>
        </w:rPr>
        <w:t xml:space="preserve">No canto direito clicar em </w:t>
      </w:r>
      <w:r w:rsidRPr="00814388">
        <w:rPr>
          <w:rFonts w:cstheme="minorHAnsi"/>
          <w:b/>
          <w:bCs/>
          <w:sz w:val="24"/>
          <w:szCs w:val="24"/>
        </w:rPr>
        <w:t>Adicionar Horário</w:t>
      </w:r>
      <w:r w:rsidRPr="00814388">
        <w:rPr>
          <w:rFonts w:cstheme="minorHAnsi"/>
          <w:sz w:val="24"/>
          <w:szCs w:val="24"/>
        </w:rPr>
        <w:t xml:space="preserve"> </w:t>
      </w:r>
    </w:p>
    <w:p w14:paraId="0C98AD67" w14:textId="77777777" w:rsidR="0028201A" w:rsidRPr="00814388" w:rsidRDefault="0028201A" w:rsidP="0028201A">
      <w:pPr>
        <w:spacing w:after="0"/>
        <w:rPr>
          <w:rFonts w:cstheme="minorHAnsi"/>
          <w:sz w:val="24"/>
          <w:szCs w:val="24"/>
        </w:rPr>
      </w:pPr>
      <w:r w:rsidRPr="00814388">
        <w:rPr>
          <w:rFonts w:cstheme="minorHAnsi"/>
          <w:sz w:val="24"/>
          <w:szCs w:val="24"/>
        </w:rPr>
        <w:t>Incluir o horário conforme informado no formulário, cada intervalo deverá ser lançado em uma nova linha.</w:t>
      </w:r>
    </w:p>
    <w:p w14:paraId="584104BC" w14:textId="77777777" w:rsidR="0028201A" w:rsidRPr="00814388" w:rsidRDefault="0028201A" w:rsidP="0028201A">
      <w:pPr>
        <w:spacing w:after="0"/>
        <w:rPr>
          <w:rFonts w:cstheme="minorHAnsi"/>
          <w:b/>
          <w:bCs/>
          <w:sz w:val="24"/>
          <w:szCs w:val="24"/>
          <w:u w:val="single"/>
        </w:rPr>
      </w:pPr>
      <w:r w:rsidRPr="00814388">
        <w:rPr>
          <w:rFonts w:cstheme="minorHAnsi"/>
          <w:b/>
          <w:bCs/>
          <w:sz w:val="24"/>
          <w:szCs w:val="24"/>
          <w:u w:val="single"/>
        </w:rPr>
        <w:t xml:space="preserve"> </w:t>
      </w:r>
    </w:p>
    <w:p w14:paraId="515F829A" w14:textId="77777777" w:rsidR="0028201A" w:rsidRPr="00814388" w:rsidRDefault="0028201A" w:rsidP="0028201A">
      <w:pPr>
        <w:spacing w:after="0"/>
        <w:rPr>
          <w:rFonts w:cstheme="minorHAnsi"/>
          <w:b/>
          <w:bCs/>
          <w:sz w:val="24"/>
          <w:szCs w:val="24"/>
        </w:rPr>
      </w:pPr>
      <w:r w:rsidRPr="00814388">
        <w:rPr>
          <w:rFonts w:cstheme="minorHAnsi"/>
          <w:b/>
          <w:bCs/>
          <w:sz w:val="24"/>
          <w:szCs w:val="24"/>
        </w:rPr>
        <w:t>Plantão</w:t>
      </w:r>
    </w:p>
    <w:p w14:paraId="582233C6" w14:textId="77777777" w:rsidR="0028201A" w:rsidRPr="00814388" w:rsidRDefault="0028201A" w:rsidP="0028201A">
      <w:pPr>
        <w:spacing w:after="0"/>
        <w:rPr>
          <w:rFonts w:cstheme="minorHAnsi"/>
          <w:sz w:val="24"/>
          <w:szCs w:val="24"/>
        </w:rPr>
      </w:pPr>
      <w:r w:rsidRPr="00814388">
        <w:rPr>
          <w:rFonts w:cstheme="minorHAnsi"/>
          <w:sz w:val="24"/>
          <w:szCs w:val="24"/>
        </w:rPr>
        <w:t>Verificar se o horário de plantão corresponde ao informado no formulário, se for diferente deverá ser alterado.</w:t>
      </w:r>
    </w:p>
    <w:p w14:paraId="33290700" w14:textId="77777777" w:rsidR="0028201A" w:rsidRPr="00814388" w:rsidRDefault="0028201A" w:rsidP="0028201A">
      <w:pPr>
        <w:spacing w:after="0"/>
        <w:rPr>
          <w:rFonts w:cstheme="minorHAnsi"/>
          <w:sz w:val="24"/>
          <w:szCs w:val="24"/>
        </w:rPr>
      </w:pPr>
      <w:r w:rsidRPr="00814388">
        <w:rPr>
          <w:rFonts w:cstheme="minorHAnsi"/>
          <w:sz w:val="24"/>
          <w:szCs w:val="24"/>
        </w:rPr>
        <w:t>No canto direito clicar na lixeira da linha do horário para excluir o horário existente;</w:t>
      </w:r>
    </w:p>
    <w:p w14:paraId="47FE5D32" w14:textId="77777777" w:rsidR="0028201A" w:rsidRPr="00814388" w:rsidRDefault="0028201A" w:rsidP="0028201A">
      <w:pPr>
        <w:spacing w:after="0"/>
        <w:rPr>
          <w:rFonts w:cstheme="minorHAnsi"/>
          <w:sz w:val="24"/>
          <w:szCs w:val="24"/>
        </w:rPr>
      </w:pPr>
      <w:r w:rsidRPr="00814388">
        <w:rPr>
          <w:rFonts w:cstheme="minorHAnsi"/>
          <w:sz w:val="24"/>
          <w:szCs w:val="24"/>
        </w:rPr>
        <w:t xml:space="preserve">No canto direito clicar em </w:t>
      </w:r>
      <w:r w:rsidRPr="00814388">
        <w:rPr>
          <w:rFonts w:cstheme="minorHAnsi"/>
          <w:b/>
          <w:bCs/>
          <w:sz w:val="24"/>
          <w:szCs w:val="24"/>
        </w:rPr>
        <w:t>Adicionar Horário</w:t>
      </w:r>
      <w:r w:rsidRPr="00814388">
        <w:rPr>
          <w:rFonts w:cstheme="minorHAnsi"/>
          <w:sz w:val="24"/>
          <w:szCs w:val="24"/>
        </w:rPr>
        <w:t xml:space="preserve"> </w:t>
      </w:r>
    </w:p>
    <w:p w14:paraId="044A2AF9" w14:textId="77777777" w:rsidR="0028201A" w:rsidRPr="00814388" w:rsidRDefault="0028201A" w:rsidP="0028201A">
      <w:pPr>
        <w:spacing w:after="0"/>
        <w:rPr>
          <w:rFonts w:cstheme="minorHAnsi"/>
          <w:sz w:val="24"/>
          <w:szCs w:val="24"/>
        </w:rPr>
      </w:pPr>
      <w:r w:rsidRPr="00814388">
        <w:rPr>
          <w:rFonts w:cstheme="minorHAnsi"/>
          <w:sz w:val="24"/>
          <w:szCs w:val="24"/>
        </w:rPr>
        <w:t>Incluir o horário conforme informado no formulário, cada intervalo deverá ser lançado em uma nova linha.</w:t>
      </w:r>
    </w:p>
    <w:p w14:paraId="2C5F43D6" w14:textId="77777777" w:rsidR="0028201A" w:rsidRPr="00814388" w:rsidRDefault="0028201A" w:rsidP="0028201A">
      <w:pPr>
        <w:spacing w:after="0"/>
        <w:rPr>
          <w:rFonts w:cstheme="minorHAnsi"/>
          <w:color w:val="FF0000"/>
          <w:sz w:val="24"/>
          <w:szCs w:val="24"/>
        </w:rPr>
      </w:pPr>
    </w:p>
    <w:p w14:paraId="5DBA371E" w14:textId="77777777" w:rsidR="0028201A" w:rsidRPr="00814388" w:rsidRDefault="0028201A" w:rsidP="0028201A">
      <w:pPr>
        <w:spacing w:after="0"/>
        <w:rPr>
          <w:rFonts w:cstheme="minorHAnsi"/>
          <w:b/>
          <w:bCs/>
          <w:sz w:val="24"/>
          <w:szCs w:val="24"/>
        </w:rPr>
      </w:pPr>
      <w:r w:rsidRPr="00814388">
        <w:rPr>
          <w:rFonts w:cstheme="minorHAnsi"/>
          <w:b/>
          <w:bCs/>
          <w:sz w:val="24"/>
          <w:szCs w:val="24"/>
          <w:u w:val="single"/>
        </w:rPr>
        <w:t>Responsáveis técnicos</w:t>
      </w:r>
      <w:r w:rsidRPr="00814388">
        <w:rPr>
          <w:rFonts w:cstheme="minorHAnsi"/>
          <w:b/>
          <w:bCs/>
          <w:sz w:val="24"/>
          <w:szCs w:val="24"/>
        </w:rPr>
        <w:t>:</w:t>
      </w:r>
    </w:p>
    <w:p w14:paraId="4BE15396" w14:textId="6593DCB8" w:rsidR="0028201A" w:rsidRPr="00814388" w:rsidRDefault="0028201A" w:rsidP="0028201A">
      <w:pPr>
        <w:spacing w:after="0"/>
        <w:rPr>
          <w:rFonts w:cstheme="minorHAnsi"/>
          <w:sz w:val="24"/>
          <w:szCs w:val="24"/>
        </w:rPr>
      </w:pPr>
      <w:r w:rsidRPr="00814388">
        <w:rPr>
          <w:rFonts w:cstheme="minorHAnsi"/>
          <w:sz w:val="24"/>
          <w:szCs w:val="24"/>
        </w:rPr>
        <w:t>Esta aba sempre abrirá na aba dos</w:t>
      </w:r>
      <w:r w:rsidR="005F3953">
        <w:rPr>
          <w:rFonts w:cstheme="minorHAnsi"/>
          <w:sz w:val="24"/>
          <w:szCs w:val="24"/>
        </w:rPr>
        <w:t>:</w:t>
      </w:r>
    </w:p>
    <w:p w14:paraId="2574BB53" w14:textId="77777777" w:rsidR="00CC65AD" w:rsidRDefault="00CC65AD" w:rsidP="0028201A">
      <w:pPr>
        <w:spacing w:after="0"/>
        <w:rPr>
          <w:rFonts w:cstheme="minorHAnsi"/>
          <w:b/>
          <w:bCs/>
          <w:sz w:val="24"/>
          <w:szCs w:val="24"/>
        </w:rPr>
      </w:pPr>
    </w:p>
    <w:p w14:paraId="1E508B98" w14:textId="7599B9AB" w:rsidR="0028201A" w:rsidRPr="00814388" w:rsidRDefault="0028201A" w:rsidP="0028201A">
      <w:pPr>
        <w:spacing w:after="0"/>
        <w:rPr>
          <w:rFonts w:cstheme="minorHAnsi"/>
          <w:sz w:val="24"/>
          <w:szCs w:val="24"/>
        </w:rPr>
      </w:pPr>
      <w:r w:rsidRPr="00814388">
        <w:rPr>
          <w:rFonts w:cstheme="minorHAnsi"/>
          <w:b/>
          <w:bCs/>
          <w:sz w:val="24"/>
          <w:szCs w:val="24"/>
        </w:rPr>
        <w:t>Contratos Ativos</w:t>
      </w:r>
    </w:p>
    <w:p w14:paraId="1308017D" w14:textId="77777777" w:rsidR="0028201A" w:rsidRPr="00814388" w:rsidRDefault="0028201A" w:rsidP="0028201A">
      <w:pPr>
        <w:spacing w:after="0"/>
        <w:rPr>
          <w:rFonts w:cstheme="minorHAnsi"/>
          <w:sz w:val="24"/>
          <w:szCs w:val="24"/>
        </w:rPr>
      </w:pPr>
      <w:r w:rsidRPr="00814388">
        <w:rPr>
          <w:rFonts w:cstheme="minorHAnsi"/>
          <w:sz w:val="24"/>
          <w:szCs w:val="24"/>
        </w:rPr>
        <w:t>Estará informado os profissionais cadastrados na empresa.</w:t>
      </w:r>
    </w:p>
    <w:p w14:paraId="352DE5E3" w14:textId="53A6B4BB" w:rsidR="0028201A" w:rsidRPr="00814388" w:rsidRDefault="0028201A" w:rsidP="0028201A">
      <w:pPr>
        <w:spacing w:after="0"/>
        <w:rPr>
          <w:rFonts w:cstheme="minorHAnsi"/>
          <w:sz w:val="24"/>
          <w:szCs w:val="24"/>
        </w:rPr>
      </w:pPr>
      <w:r w:rsidRPr="00814388">
        <w:rPr>
          <w:rFonts w:cstheme="minorHAnsi"/>
          <w:sz w:val="24"/>
          <w:szCs w:val="24"/>
        </w:rPr>
        <w:t xml:space="preserve">Neste caso a situação atual do profissional deverá ser encerrada </w:t>
      </w:r>
      <w:r w:rsidR="0064797F">
        <w:rPr>
          <w:rFonts w:cstheme="minorHAnsi"/>
          <w:sz w:val="24"/>
          <w:szCs w:val="24"/>
        </w:rPr>
        <w:t xml:space="preserve">com a data de abertura do protocolo </w:t>
      </w:r>
      <w:r w:rsidRPr="00814388">
        <w:rPr>
          <w:rFonts w:cstheme="minorHAnsi"/>
          <w:sz w:val="24"/>
          <w:szCs w:val="24"/>
        </w:rPr>
        <w:t>e iniciado um novo lançamento com a nova situação.</w:t>
      </w:r>
    </w:p>
    <w:p w14:paraId="3CD90843" w14:textId="77777777" w:rsidR="0028201A" w:rsidRPr="00814388" w:rsidRDefault="0028201A" w:rsidP="0028201A">
      <w:pPr>
        <w:spacing w:after="0"/>
        <w:rPr>
          <w:rFonts w:cstheme="minorHAnsi"/>
          <w:sz w:val="24"/>
          <w:szCs w:val="24"/>
        </w:rPr>
      </w:pPr>
      <w:r w:rsidRPr="00814388">
        <w:rPr>
          <w:rFonts w:cstheme="minorHAnsi"/>
          <w:b/>
          <w:bCs/>
          <w:sz w:val="24"/>
          <w:szCs w:val="24"/>
        </w:rPr>
        <w:t xml:space="preserve">1. </w:t>
      </w:r>
      <w:r w:rsidRPr="00814388">
        <w:rPr>
          <w:rFonts w:cstheme="minorHAnsi"/>
          <w:sz w:val="24"/>
          <w:szCs w:val="24"/>
        </w:rPr>
        <w:t>Selecione o profissional e no canto esquerdo clica no “Lápis” para editar o cadastro do profissional informando a data de rescisão a data do protocolo inserido no CRF em casa;</w:t>
      </w:r>
    </w:p>
    <w:p w14:paraId="6D1EC129" w14:textId="77777777" w:rsidR="0028201A" w:rsidRPr="00814388" w:rsidRDefault="0028201A" w:rsidP="0028201A">
      <w:pPr>
        <w:spacing w:after="0"/>
        <w:rPr>
          <w:rFonts w:cstheme="minorHAnsi"/>
          <w:sz w:val="24"/>
          <w:szCs w:val="24"/>
        </w:rPr>
      </w:pPr>
      <w:r w:rsidRPr="00814388">
        <w:rPr>
          <w:rFonts w:cstheme="minorHAnsi"/>
          <w:b/>
          <w:bCs/>
          <w:sz w:val="24"/>
          <w:szCs w:val="24"/>
        </w:rPr>
        <w:t xml:space="preserve">2. </w:t>
      </w:r>
      <w:r w:rsidRPr="00814388">
        <w:rPr>
          <w:rFonts w:cstheme="minorHAnsi"/>
          <w:bCs/>
          <w:sz w:val="24"/>
          <w:szCs w:val="24"/>
        </w:rPr>
        <w:t>No</w:t>
      </w:r>
      <w:r w:rsidRPr="00814388">
        <w:rPr>
          <w:rFonts w:cstheme="minorHAnsi"/>
          <w:sz w:val="24"/>
          <w:szCs w:val="24"/>
        </w:rPr>
        <w:t xml:space="preserve"> canto direito clicar em </w:t>
      </w:r>
      <w:r w:rsidRPr="00814388">
        <w:rPr>
          <w:rFonts w:cstheme="minorHAnsi"/>
          <w:b/>
          <w:bCs/>
          <w:sz w:val="24"/>
          <w:szCs w:val="24"/>
        </w:rPr>
        <w:t xml:space="preserve">Adicionar RT </w:t>
      </w:r>
    </w:p>
    <w:p w14:paraId="4FE54565" w14:textId="77777777" w:rsidR="0028201A" w:rsidRPr="00814388" w:rsidRDefault="0028201A" w:rsidP="0028201A">
      <w:pPr>
        <w:spacing w:after="0"/>
        <w:rPr>
          <w:rFonts w:cstheme="minorHAnsi"/>
          <w:sz w:val="24"/>
          <w:szCs w:val="24"/>
        </w:rPr>
      </w:pPr>
      <w:r w:rsidRPr="00814388">
        <w:rPr>
          <w:rFonts w:cstheme="minorHAnsi"/>
          <w:b/>
          <w:bCs/>
          <w:sz w:val="24"/>
          <w:szCs w:val="24"/>
        </w:rPr>
        <w:t>Tipo RT:</w:t>
      </w:r>
      <w:r w:rsidRPr="00814388">
        <w:rPr>
          <w:rFonts w:cstheme="minorHAnsi"/>
          <w:sz w:val="24"/>
          <w:szCs w:val="24"/>
        </w:rPr>
        <w:t xml:space="preserve"> Já estará informado: Farmacêutico.</w:t>
      </w:r>
    </w:p>
    <w:p w14:paraId="29A40524" w14:textId="77777777" w:rsidR="0028201A" w:rsidRPr="00814388" w:rsidRDefault="0028201A" w:rsidP="0028201A">
      <w:pPr>
        <w:spacing w:after="0"/>
        <w:rPr>
          <w:rFonts w:cstheme="minorHAnsi"/>
          <w:sz w:val="24"/>
          <w:szCs w:val="24"/>
        </w:rPr>
      </w:pPr>
      <w:r w:rsidRPr="00814388">
        <w:rPr>
          <w:rFonts w:cstheme="minorHAnsi"/>
          <w:b/>
          <w:bCs/>
          <w:sz w:val="24"/>
          <w:szCs w:val="24"/>
        </w:rPr>
        <w:t>Insc. RT:</w:t>
      </w:r>
      <w:r w:rsidRPr="00814388">
        <w:rPr>
          <w:rFonts w:cstheme="minorHAnsi"/>
          <w:sz w:val="24"/>
          <w:szCs w:val="24"/>
        </w:rPr>
        <w:t xml:space="preserve"> Informar a Inscrição do Profissional ou consultar </w:t>
      </w:r>
      <w:r w:rsidRPr="00814388">
        <w:rPr>
          <w:rFonts w:cstheme="minorHAnsi"/>
          <w:noProof/>
          <w:sz w:val="24"/>
          <w:szCs w:val="24"/>
          <w:lang w:eastAsia="pt-BR"/>
        </w:rPr>
        <w:drawing>
          <wp:inline distT="0" distB="0" distL="0" distR="0" wp14:anchorId="1544B2FB" wp14:editId="079313C4">
            <wp:extent cx="180975" cy="180975"/>
            <wp:effectExtent l="0" t="0" r="9525" b="9525"/>
            <wp:docPr id="14" name="Gráfico 14" descr="Lupa estrutura de tóp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áfico 2" descr="Lupa estrutura de tópicos"/>
                    <pic:cNvPicPr/>
                  </pic:nvPicPr>
                  <pic:blipFill>
                    <a:blip r:embed="rId22" cstate="print">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0" y="0"/>
                      <a:ext cx="180975" cy="180975"/>
                    </a:xfrm>
                    <a:prstGeom prst="rect">
                      <a:avLst/>
                    </a:prstGeom>
                  </pic:spPr>
                </pic:pic>
              </a:graphicData>
            </a:graphic>
          </wp:inline>
        </w:drawing>
      </w:r>
      <w:r w:rsidRPr="00814388">
        <w:rPr>
          <w:rFonts w:cstheme="minorHAnsi"/>
          <w:sz w:val="24"/>
          <w:szCs w:val="24"/>
        </w:rPr>
        <w:t>pelo nome informado, após a seleção ficará informado inscrição e nome completo;</w:t>
      </w:r>
    </w:p>
    <w:p w14:paraId="5E4419AC" w14:textId="77777777" w:rsidR="00CC65AD" w:rsidRDefault="00CC65AD" w:rsidP="0028201A">
      <w:pPr>
        <w:spacing w:after="0"/>
        <w:rPr>
          <w:rFonts w:cstheme="minorHAnsi"/>
          <w:b/>
          <w:bCs/>
          <w:sz w:val="24"/>
          <w:szCs w:val="24"/>
        </w:rPr>
      </w:pPr>
    </w:p>
    <w:p w14:paraId="1465FA91" w14:textId="7C6232CF" w:rsidR="0028201A" w:rsidRPr="00814388" w:rsidRDefault="0028201A" w:rsidP="0028201A">
      <w:pPr>
        <w:spacing w:after="0"/>
        <w:rPr>
          <w:rFonts w:cstheme="minorHAnsi"/>
          <w:b/>
          <w:bCs/>
          <w:sz w:val="24"/>
          <w:szCs w:val="24"/>
        </w:rPr>
      </w:pPr>
      <w:r w:rsidRPr="00814388">
        <w:rPr>
          <w:rFonts w:cstheme="minorHAnsi"/>
          <w:b/>
          <w:bCs/>
          <w:sz w:val="24"/>
          <w:szCs w:val="24"/>
        </w:rPr>
        <w:t>Contrato:</w:t>
      </w:r>
    </w:p>
    <w:p w14:paraId="274A40E7" w14:textId="77777777" w:rsidR="0028201A" w:rsidRPr="00814388" w:rsidRDefault="0028201A" w:rsidP="0028201A">
      <w:pPr>
        <w:spacing w:after="0"/>
        <w:rPr>
          <w:rFonts w:cstheme="minorHAnsi"/>
          <w:sz w:val="24"/>
          <w:szCs w:val="24"/>
        </w:rPr>
      </w:pPr>
      <w:r w:rsidRPr="00814388">
        <w:rPr>
          <w:rFonts w:cstheme="minorHAnsi"/>
          <w:b/>
          <w:bCs/>
          <w:sz w:val="24"/>
          <w:szCs w:val="24"/>
        </w:rPr>
        <w:t>Tipo:</w:t>
      </w:r>
      <w:r w:rsidRPr="00814388">
        <w:rPr>
          <w:rFonts w:cstheme="minorHAnsi"/>
          <w:sz w:val="24"/>
          <w:szCs w:val="24"/>
        </w:rPr>
        <w:t xml:space="preserve"> Selecionar conforme informado no formulário – Diretor técnico, assistente técnico, substituto ou DAP. Se for registro, um dos profissionais obrigatoriamente será diretor técnico;</w:t>
      </w:r>
    </w:p>
    <w:p w14:paraId="66A8A88B" w14:textId="77777777" w:rsidR="0028201A" w:rsidRPr="00814388" w:rsidRDefault="0028201A" w:rsidP="0028201A">
      <w:pPr>
        <w:spacing w:after="0"/>
        <w:rPr>
          <w:rFonts w:cstheme="minorHAnsi"/>
          <w:sz w:val="24"/>
          <w:szCs w:val="24"/>
        </w:rPr>
      </w:pPr>
      <w:r w:rsidRPr="00814388">
        <w:rPr>
          <w:rFonts w:cstheme="minorHAnsi"/>
          <w:b/>
          <w:bCs/>
          <w:sz w:val="24"/>
          <w:szCs w:val="24"/>
        </w:rPr>
        <w:t>Data do contrato:</w:t>
      </w:r>
      <w:r w:rsidRPr="00814388">
        <w:rPr>
          <w:rFonts w:cstheme="minorHAnsi"/>
          <w:sz w:val="24"/>
          <w:szCs w:val="24"/>
        </w:rPr>
        <w:t xml:space="preserve"> Informar data do plenário, se for DAP informar a data do protocolo;</w:t>
      </w:r>
    </w:p>
    <w:p w14:paraId="6F56D966" w14:textId="77777777" w:rsidR="0028201A" w:rsidRPr="00814388" w:rsidRDefault="0028201A" w:rsidP="0028201A">
      <w:pPr>
        <w:spacing w:after="0"/>
        <w:rPr>
          <w:rFonts w:cstheme="minorHAnsi"/>
          <w:sz w:val="24"/>
          <w:szCs w:val="24"/>
        </w:rPr>
      </w:pPr>
      <w:r w:rsidRPr="00814388">
        <w:rPr>
          <w:rFonts w:cstheme="minorHAnsi"/>
          <w:b/>
          <w:bCs/>
          <w:sz w:val="24"/>
          <w:szCs w:val="24"/>
        </w:rPr>
        <w:t>Data Vencimento Contrato:</w:t>
      </w:r>
      <w:r w:rsidRPr="00814388">
        <w:rPr>
          <w:rFonts w:cstheme="minorHAnsi"/>
          <w:sz w:val="24"/>
          <w:szCs w:val="24"/>
        </w:rPr>
        <w:t xml:space="preserve"> Informar a data quando o vínculo empregatício for contrato de prestação de serviços com prazo determinado;</w:t>
      </w:r>
    </w:p>
    <w:p w14:paraId="71DF1663" w14:textId="77777777" w:rsidR="0028201A" w:rsidRPr="00814388" w:rsidRDefault="0028201A" w:rsidP="0028201A">
      <w:pPr>
        <w:spacing w:after="0"/>
        <w:rPr>
          <w:rFonts w:cstheme="minorHAnsi"/>
          <w:sz w:val="24"/>
          <w:szCs w:val="24"/>
        </w:rPr>
      </w:pPr>
      <w:r w:rsidRPr="00814388">
        <w:rPr>
          <w:rFonts w:cstheme="minorHAnsi"/>
          <w:b/>
          <w:bCs/>
          <w:sz w:val="24"/>
          <w:szCs w:val="24"/>
        </w:rPr>
        <w:t>Situação RT:</w:t>
      </w:r>
      <w:r w:rsidRPr="00814388">
        <w:rPr>
          <w:rFonts w:cstheme="minorHAnsi"/>
          <w:sz w:val="24"/>
          <w:szCs w:val="24"/>
        </w:rPr>
        <w:t xml:space="preserve"> Informar de acordo com o vínculo empregatício apresentado;</w:t>
      </w:r>
    </w:p>
    <w:p w14:paraId="166AC961" w14:textId="77777777" w:rsidR="0028201A" w:rsidRPr="00814388" w:rsidRDefault="0028201A" w:rsidP="0028201A">
      <w:pPr>
        <w:spacing w:after="0"/>
        <w:rPr>
          <w:rFonts w:cstheme="minorHAnsi"/>
          <w:sz w:val="24"/>
          <w:szCs w:val="24"/>
        </w:rPr>
      </w:pPr>
      <w:r w:rsidRPr="00814388">
        <w:rPr>
          <w:rFonts w:cstheme="minorHAnsi"/>
          <w:b/>
          <w:bCs/>
          <w:sz w:val="24"/>
          <w:szCs w:val="24"/>
        </w:rPr>
        <w:t xml:space="preserve">Tipo Vínculo RT: </w:t>
      </w:r>
      <w:r w:rsidRPr="00814388">
        <w:rPr>
          <w:rFonts w:cstheme="minorHAnsi"/>
          <w:sz w:val="24"/>
          <w:szCs w:val="24"/>
        </w:rPr>
        <w:t>Informar de acordo com o vínculo empregatício apresentado;</w:t>
      </w:r>
    </w:p>
    <w:p w14:paraId="19BC59FE" w14:textId="77777777" w:rsidR="0028201A" w:rsidRPr="00814388" w:rsidRDefault="0028201A" w:rsidP="0028201A">
      <w:pPr>
        <w:spacing w:after="0"/>
        <w:rPr>
          <w:rFonts w:cstheme="minorHAnsi"/>
          <w:sz w:val="24"/>
          <w:szCs w:val="24"/>
        </w:rPr>
      </w:pPr>
      <w:r w:rsidRPr="00814388">
        <w:rPr>
          <w:rFonts w:cstheme="minorHAnsi"/>
          <w:b/>
          <w:bCs/>
          <w:sz w:val="24"/>
          <w:szCs w:val="24"/>
        </w:rPr>
        <w:t>Sociedade (</w:t>
      </w:r>
      <w:proofErr w:type="gramStart"/>
      <w:r w:rsidRPr="00814388">
        <w:rPr>
          <w:rFonts w:cstheme="minorHAnsi"/>
          <w:b/>
          <w:bCs/>
          <w:sz w:val="24"/>
          <w:szCs w:val="24"/>
        </w:rPr>
        <w:t>%)(</w:t>
      </w:r>
      <w:proofErr w:type="spellStart"/>
      <w:proofErr w:type="gramEnd"/>
      <w:r w:rsidRPr="00814388">
        <w:rPr>
          <w:rFonts w:cstheme="minorHAnsi"/>
          <w:b/>
          <w:bCs/>
          <w:sz w:val="24"/>
          <w:szCs w:val="24"/>
        </w:rPr>
        <w:t>Cad.Sócio</w:t>
      </w:r>
      <w:proofErr w:type="spellEnd"/>
      <w:r w:rsidRPr="00814388">
        <w:rPr>
          <w:rFonts w:cstheme="minorHAnsi"/>
          <w:b/>
          <w:bCs/>
          <w:sz w:val="24"/>
          <w:szCs w:val="24"/>
        </w:rPr>
        <w:t>):</w:t>
      </w:r>
      <w:r w:rsidRPr="00814388">
        <w:rPr>
          <w:rFonts w:cstheme="minorHAnsi"/>
          <w:sz w:val="24"/>
          <w:szCs w:val="24"/>
        </w:rPr>
        <w:t xml:space="preserve"> Já estará informado quando o farmacêutico é sócio.</w:t>
      </w:r>
    </w:p>
    <w:p w14:paraId="69D53140" w14:textId="77777777" w:rsidR="0028201A" w:rsidRPr="00814388" w:rsidRDefault="0028201A" w:rsidP="0028201A">
      <w:pPr>
        <w:spacing w:after="0"/>
        <w:rPr>
          <w:rFonts w:cstheme="minorHAnsi"/>
          <w:sz w:val="24"/>
          <w:szCs w:val="24"/>
        </w:rPr>
      </w:pPr>
      <w:r w:rsidRPr="00814388">
        <w:rPr>
          <w:rFonts w:cstheme="minorHAnsi"/>
          <w:b/>
          <w:bCs/>
          <w:sz w:val="24"/>
          <w:szCs w:val="24"/>
        </w:rPr>
        <w:t>Horário de RT:</w:t>
      </w:r>
    </w:p>
    <w:p w14:paraId="32CF4522" w14:textId="77777777" w:rsidR="0028201A" w:rsidRPr="00814388" w:rsidRDefault="0028201A" w:rsidP="0028201A">
      <w:pPr>
        <w:spacing w:after="0"/>
        <w:rPr>
          <w:rFonts w:cstheme="minorHAnsi"/>
          <w:sz w:val="24"/>
          <w:szCs w:val="24"/>
        </w:rPr>
      </w:pPr>
      <w:r w:rsidRPr="00814388">
        <w:rPr>
          <w:rFonts w:cstheme="minorHAnsi"/>
          <w:sz w:val="24"/>
          <w:szCs w:val="24"/>
        </w:rPr>
        <w:t xml:space="preserve">No canto direito clicar em </w:t>
      </w:r>
      <w:r w:rsidRPr="00814388">
        <w:rPr>
          <w:rFonts w:cstheme="minorHAnsi"/>
          <w:b/>
          <w:bCs/>
          <w:sz w:val="24"/>
          <w:szCs w:val="24"/>
        </w:rPr>
        <w:t>Adicionar Horário</w:t>
      </w:r>
      <w:r w:rsidRPr="00814388">
        <w:rPr>
          <w:rFonts w:cstheme="minorHAnsi"/>
          <w:sz w:val="24"/>
          <w:szCs w:val="24"/>
        </w:rPr>
        <w:t xml:space="preserve"> </w:t>
      </w:r>
    </w:p>
    <w:p w14:paraId="549BFDDF" w14:textId="77777777" w:rsidR="0028201A" w:rsidRPr="00814388" w:rsidRDefault="0028201A" w:rsidP="0028201A">
      <w:pPr>
        <w:spacing w:after="0"/>
        <w:rPr>
          <w:rFonts w:cstheme="minorHAnsi"/>
          <w:sz w:val="24"/>
          <w:szCs w:val="24"/>
        </w:rPr>
      </w:pPr>
      <w:r w:rsidRPr="00814388">
        <w:rPr>
          <w:rFonts w:cstheme="minorHAnsi"/>
          <w:sz w:val="24"/>
          <w:szCs w:val="24"/>
        </w:rPr>
        <w:t>Incluir o horário .... cada intervalo deverá ser lançado em uma nova linha.</w:t>
      </w:r>
    </w:p>
    <w:p w14:paraId="4E89C9FB" w14:textId="77777777" w:rsidR="00CC65AD" w:rsidRDefault="00CC65AD" w:rsidP="0028201A">
      <w:pPr>
        <w:spacing w:after="0"/>
        <w:rPr>
          <w:rFonts w:cstheme="minorHAnsi"/>
          <w:b/>
          <w:bCs/>
          <w:sz w:val="24"/>
          <w:szCs w:val="24"/>
        </w:rPr>
      </w:pPr>
    </w:p>
    <w:p w14:paraId="7F6729A7" w14:textId="0A432FB4" w:rsidR="0028201A" w:rsidRPr="00814388" w:rsidRDefault="0028201A" w:rsidP="0028201A">
      <w:pPr>
        <w:spacing w:after="0"/>
        <w:rPr>
          <w:rFonts w:cstheme="minorHAnsi"/>
          <w:b/>
          <w:bCs/>
          <w:sz w:val="24"/>
          <w:szCs w:val="24"/>
        </w:rPr>
      </w:pPr>
      <w:r w:rsidRPr="00814388">
        <w:rPr>
          <w:rFonts w:cstheme="minorHAnsi"/>
          <w:b/>
          <w:bCs/>
          <w:sz w:val="24"/>
          <w:szCs w:val="24"/>
        </w:rPr>
        <w:t>Plantão RT:</w:t>
      </w:r>
    </w:p>
    <w:p w14:paraId="33B5DD1C" w14:textId="77777777" w:rsidR="0028201A" w:rsidRPr="00814388" w:rsidRDefault="0028201A" w:rsidP="0028201A">
      <w:pPr>
        <w:spacing w:after="0"/>
        <w:rPr>
          <w:rFonts w:cstheme="minorHAnsi"/>
          <w:sz w:val="24"/>
          <w:szCs w:val="24"/>
        </w:rPr>
      </w:pPr>
      <w:r w:rsidRPr="00814388">
        <w:rPr>
          <w:rFonts w:cstheme="minorHAnsi"/>
          <w:sz w:val="24"/>
          <w:szCs w:val="24"/>
        </w:rPr>
        <w:t xml:space="preserve">No canto direito clicar em </w:t>
      </w:r>
      <w:r w:rsidRPr="00814388">
        <w:rPr>
          <w:rFonts w:cstheme="minorHAnsi"/>
          <w:b/>
          <w:bCs/>
          <w:sz w:val="24"/>
          <w:szCs w:val="24"/>
        </w:rPr>
        <w:t>Adicionar Plantão</w:t>
      </w:r>
      <w:r w:rsidRPr="00814388">
        <w:rPr>
          <w:rFonts w:cstheme="minorHAnsi"/>
          <w:sz w:val="24"/>
          <w:szCs w:val="24"/>
        </w:rPr>
        <w:t xml:space="preserve"> </w:t>
      </w:r>
    </w:p>
    <w:p w14:paraId="62F0554F" w14:textId="77777777" w:rsidR="0028201A" w:rsidRPr="00814388" w:rsidRDefault="0028201A" w:rsidP="0028201A">
      <w:pPr>
        <w:spacing w:after="0"/>
        <w:rPr>
          <w:rFonts w:cstheme="minorHAnsi"/>
          <w:sz w:val="24"/>
          <w:szCs w:val="24"/>
        </w:rPr>
      </w:pPr>
      <w:r w:rsidRPr="00814388">
        <w:rPr>
          <w:rFonts w:cstheme="minorHAnsi"/>
          <w:noProof/>
          <w:sz w:val="24"/>
          <w:szCs w:val="24"/>
          <w:lang w:eastAsia="pt-BR"/>
        </w:rPr>
        <mc:AlternateContent>
          <mc:Choice Requires="wps">
            <w:drawing>
              <wp:anchor distT="0" distB="0" distL="114300" distR="114300" simplePos="0" relativeHeight="251661312" behindDoc="0" locked="0" layoutInCell="1" allowOverlap="1" wp14:anchorId="3069EBBE" wp14:editId="6A85B1EF">
                <wp:simplePos x="0" y="0"/>
                <wp:positionH relativeFrom="column">
                  <wp:posOffset>3013710</wp:posOffset>
                </wp:positionH>
                <wp:positionV relativeFrom="paragraph">
                  <wp:posOffset>120650</wp:posOffset>
                </wp:positionV>
                <wp:extent cx="771525" cy="257175"/>
                <wp:effectExtent l="0" t="0" r="28575" b="28575"/>
                <wp:wrapNone/>
                <wp:docPr id="13" name="Retângulo 13"/>
                <wp:cNvGraphicFramePr/>
                <a:graphic xmlns:a="http://schemas.openxmlformats.org/drawingml/2006/main">
                  <a:graphicData uri="http://schemas.microsoft.com/office/word/2010/wordprocessingShape">
                    <wps:wsp>
                      <wps:cNvSpPr/>
                      <wps:spPr>
                        <a:xfrm>
                          <a:off x="0" y="0"/>
                          <a:ext cx="771525" cy="2571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4A1FA1A" w14:textId="77777777" w:rsidR="00EE55B7" w:rsidRDefault="00EE55B7" w:rsidP="0028201A">
                            <w:pPr>
                              <w:jc w:val="center"/>
                            </w:pPr>
                            <w:r>
                              <w:t>Salvar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69EBBE" id="Retângulo 13" o:spid="_x0000_s1028" style="position:absolute;left:0;text-align:left;margin-left:237.3pt;margin-top:9.5pt;width:60.75pt;height:20.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" fillcolor="#5b9bd5 [3204]" strokecolor="#1f4d78 [1604]" strokeweight="1pt">
                <v:textbox>
                  <w:txbxContent>
                    <w:p w14:paraId="74A1FA1A" w14:textId="77777777" w:rsidR="00EE55B7" w:rsidRDefault="00EE55B7" w:rsidP="0028201A">
                      <w:pPr>
                        <w:jc w:val="center"/>
                      </w:pPr>
                      <w:r>
                        <w:t>Salvar</w:t>
                      </w:r>
                    </w:p>
                  </w:txbxContent>
                </v:textbox>
              </v:rect>
            </w:pict>
          </mc:Fallback>
        </mc:AlternateContent>
      </w:r>
      <w:r w:rsidRPr="00814388">
        <w:rPr>
          <w:rFonts w:cstheme="minorHAnsi"/>
          <w:sz w:val="24"/>
          <w:szCs w:val="24"/>
        </w:rPr>
        <w:t>Incluir o horário conforme informado.</w:t>
      </w:r>
    </w:p>
    <w:p w14:paraId="3905A53F" w14:textId="77777777" w:rsidR="0028201A" w:rsidRPr="00814388" w:rsidRDefault="0028201A" w:rsidP="0028201A">
      <w:pPr>
        <w:spacing w:after="0"/>
        <w:rPr>
          <w:rFonts w:cstheme="minorHAnsi"/>
          <w:b/>
          <w:bCs/>
          <w:sz w:val="24"/>
          <w:szCs w:val="24"/>
        </w:rPr>
      </w:pPr>
      <w:r w:rsidRPr="00814388">
        <w:rPr>
          <w:rFonts w:cstheme="minorHAnsi"/>
          <w:sz w:val="24"/>
          <w:szCs w:val="24"/>
        </w:rPr>
        <w:t>Após conferir os lançamentos clicar em</w:t>
      </w:r>
    </w:p>
    <w:p w14:paraId="28A12ACB" w14:textId="77777777" w:rsidR="0028201A" w:rsidRPr="00814388" w:rsidRDefault="0028201A" w:rsidP="0028201A">
      <w:pPr>
        <w:spacing w:after="0"/>
        <w:rPr>
          <w:rFonts w:cstheme="minorHAnsi"/>
          <w:b/>
          <w:bCs/>
          <w:sz w:val="24"/>
          <w:szCs w:val="24"/>
          <w:u w:val="single"/>
        </w:rPr>
      </w:pPr>
    </w:p>
    <w:p w14:paraId="624DCF47" w14:textId="77777777" w:rsidR="00EB06BC" w:rsidRDefault="00EB06BC" w:rsidP="0028201A">
      <w:pPr>
        <w:spacing w:after="0"/>
        <w:rPr>
          <w:rFonts w:cstheme="minorHAnsi"/>
          <w:b/>
          <w:bCs/>
          <w:sz w:val="24"/>
          <w:szCs w:val="24"/>
          <w:u w:val="single"/>
        </w:rPr>
      </w:pPr>
    </w:p>
    <w:p w14:paraId="49F37D78" w14:textId="0074C478" w:rsidR="0028201A" w:rsidRPr="00814388" w:rsidRDefault="0028201A" w:rsidP="0028201A">
      <w:pPr>
        <w:spacing w:after="0"/>
        <w:rPr>
          <w:rFonts w:cstheme="minorHAnsi"/>
          <w:sz w:val="24"/>
          <w:szCs w:val="24"/>
        </w:rPr>
      </w:pPr>
      <w:r w:rsidRPr="00814388">
        <w:rPr>
          <w:rFonts w:cstheme="minorHAnsi"/>
          <w:b/>
          <w:bCs/>
          <w:sz w:val="24"/>
          <w:szCs w:val="24"/>
          <w:u w:val="single"/>
        </w:rPr>
        <w:lastRenderedPageBreak/>
        <w:t>Status</w:t>
      </w:r>
      <w:r w:rsidRPr="00814388">
        <w:rPr>
          <w:rFonts w:cstheme="minorHAnsi"/>
          <w:sz w:val="24"/>
          <w:szCs w:val="24"/>
        </w:rPr>
        <w:t xml:space="preserve">: </w:t>
      </w:r>
    </w:p>
    <w:p w14:paraId="1D2148A0" w14:textId="3391C1FD" w:rsidR="0028201A" w:rsidRPr="00814388" w:rsidRDefault="0028201A" w:rsidP="0028201A">
      <w:pPr>
        <w:spacing w:after="0"/>
        <w:rPr>
          <w:rFonts w:cstheme="minorHAnsi"/>
          <w:sz w:val="24"/>
          <w:szCs w:val="24"/>
        </w:rPr>
      </w:pPr>
      <w:r w:rsidRPr="00814388">
        <w:rPr>
          <w:rFonts w:cstheme="minorHAnsi"/>
          <w:sz w:val="24"/>
          <w:szCs w:val="24"/>
        </w:rPr>
        <w:t xml:space="preserve">Inserir </w:t>
      </w:r>
      <w:r w:rsidRPr="00814388">
        <w:rPr>
          <w:rFonts w:cstheme="minorHAnsi"/>
          <w:b/>
          <w:bCs/>
          <w:sz w:val="24"/>
          <w:szCs w:val="24"/>
        </w:rPr>
        <w:t>108</w:t>
      </w:r>
      <w:r w:rsidRPr="00814388">
        <w:rPr>
          <w:rFonts w:cstheme="minorHAnsi"/>
          <w:sz w:val="24"/>
          <w:szCs w:val="24"/>
        </w:rPr>
        <w:t xml:space="preserve"> – REQ. INGRESSO R.T. EM ANDAMENTO – informar a data da plenária, e no campo informações, informar o nome do profissional que está mudando de e a informação da situação, ou</w:t>
      </w:r>
    </w:p>
    <w:p w14:paraId="20EBE869" w14:textId="77777777" w:rsidR="0028201A" w:rsidRPr="00814388" w:rsidRDefault="0028201A" w:rsidP="0028201A">
      <w:pPr>
        <w:spacing w:after="0"/>
        <w:rPr>
          <w:rFonts w:cstheme="minorHAnsi"/>
          <w:sz w:val="24"/>
          <w:szCs w:val="24"/>
        </w:rPr>
      </w:pPr>
      <w:r w:rsidRPr="00814388">
        <w:rPr>
          <w:rFonts w:cstheme="minorHAnsi"/>
          <w:sz w:val="24"/>
          <w:szCs w:val="24"/>
        </w:rPr>
        <w:t xml:space="preserve">Inserir </w:t>
      </w:r>
      <w:r w:rsidRPr="00814388">
        <w:rPr>
          <w:rFonts w:cstheme="minorHAnsi"/>
          <w:b/>
          <w:bCs/>
          <w:sz w:val="24"/>
          <w:szCs w:val="24"/>
        </w:rPr>
        <w:t xml:space="preserve">22 </w:t>
      </w:r>
      <w:r w:rsidRPr="00814388">
        <w:rPr>
          <w:rFonts w:cstheme="minorHAnsi"/>
          <w:sz w:val="24"/>
          <w:szCs w:val="24"/>
        </w:rPr>
        <w:t>– DAP - DECLARACAO DE ATIVIDADE PROFISSIONAL – DAP Eventual informar a data de início a data do protocolo, no campo informações informar o nome do profissional que está ingressando.</w:t>
      </w:r>
    </w:p>
    <w:p w14:paraId="153FC629" w14:textId="77777777" w:rsidR="0028201A" w:rsidRPr="00814388" w:rsidRDefault="0028201A" w:rsidP="0028201A">
      <w:pPr>
        <w:spacing w:after="0"/>
        <w:rPr>
          <w:rFonts w:cstheme="minorHAnsi"/>
          <w:sz w:val="24"/>
          <w:szCs w:val="24"/>
        </w:rPr>
      </w:pPr>
      <w:r w:rsidRPr="00814388">
        <w:rPr>
          <w:rFonts w:cstheme="minorHAnsi"/>
          <w:sz w:val="24"/>
          <w:szCs w:val="24"/>
        </w:rPr>
        <w:t xml:space="preserve">*Se já houver o Status </w:t>
      </w:r>
      <w:r w:rsidRPr="00814388">
        <w:rPr>
          <w:rFonts w:cstheme="minorHAnsi"/>
          <w:b/>
          <w:bCs/>
          <w:sz w:val="24"/>
          <w:szCs w:val="24"/>
        </w:rPr>
        <w:t>108</w:t>
      </w:r>
      <w:r w:rsidRPr="00814388">
        <w:rPr>
          <w:rFonts w:cstheme="minorHAnsi"/>
          <w:sz w:val="24"/>
          <w:szCs w:val="24"/>
        </w:rPr>
        <w:t>,</w:t>
      </w:r>
      <w:r w:rsidRPr="00814388">
        <w:rPr>
          <w:rFonts w:cstheme="minorHAnsi"/>
          <w:b/>
          <w:bCs/>
          <w:sz w:val="24"/>
          <w:szCs w:val="24"/>
        </w:rPr>
        <w:t xml:space="preserve">105 </w:t>
      </w:r>
      <w:r w:rsidRPr="00814388">
        <w:rPr>
          <w:rFonts w:cstheme="minorHAnsi"/>
          <w:sz w:val="24"/>
          <w:szCs w:val="24"/>
        </w:rPr>
        <w:t xml:space="preserve">ou </w:t>
      </w:r>
      <w:r w:rsidRPr="00814388">
        <w:rPr>
          <w:rFonts w:cstheme="minorHAnsi"/>
          <w:b/>
          <w:bCs/>
          <w:sz w:val="24"/>
          <w:szCs w:val="24"/>
        </w:rPr>
        <w:t>106</w:t>
      </w:r>
      <w:r w:rsidRPr="00814388">
        <w:rPr>
          <w:rFonts w:cstheme="minorHAnsi"/>
          <w:sz w:val="24"/>
          <w:szCs w:val="24"/>
        </w:rPr>
        <w:t xml:space="preserve"> inserido, no campo informações já terá informação de um ingresso anterior, em sequência informar o nome do profissional que está mudando de modalidade e a informação das posições.</w:t>
      </w:r>
    </w:p>
    <w:p w14:paraId="4AA1C758" w14:textId="77777777" w:rsidR="0028201A" w:rsidRPr="00814388" w:rsidRDefault="0028201A" w:rsidP="0028201A">
      <w:pPr>
        <w:spacing w:after="0"/>
        <w:rPr>
          <w:rFonts w:cstheme="minorHAnsi"/>
          <w:sz w:val="24"/>
          <w:szCs w:val="24"/>
        </w:rPr>
      </w:pPr>
      <w:r w:rsidRPr="00814388">
        <w:rPr>
          <w:rFonts w:cstheme="minorHAnsi"/>
          <w:sz w:val="24"/>
          <w:szCs w:val="24"/>
        </w:rPr>
        <w:t xml:space="preserve">*Se já houver o Status </w:t>
      </w:r>
      <w:r w:rsidRPr="00814388">
        <w:rPr>
          <w:rFonts w:cstheme="minorHAnsi"/>
          <w:b/>
          <w:bCs/>
          <w:sz w:val="24"/>
          <w:szCs w:val="24"/>
        </w:rPr>
        <w:t>108</w:t>
      </w:r>
      <w:r w:rsidRPr="00814388">
        <w:rPr>
          <w:rFonts w:cstheme="minorHAnsi"/>
          <w:sz w:val="24"/>
          <w:szCs w:val="24"/>
        </w:rPr>
        <w:t>,</w:t>
      </w:r>
      <w:r w:rsidRPr="00814388">
        <w:rPr>
          <w:rFonts w:cstheme="minorHAnsi"/>
          <w:b/>
          <w:bCs/>
          <w:sz w:val="24"/>
          <w:szCs w:val="24"/>
        </w:rPr>
        <w:t xml:space="preserve">105 </w:t>
      </w:r>
      <w:r w:rsidRPr="00814388">
        <w:rPr>
          <w:rFonts w:cstheme="minorHAnsi"/>
          <w:sz w:val="24"/>
          <w:szCs w:val="24"/>
        </w:rPr>
        <w:t xml:space="preserve">ou </w:t>
      </w:r>
      <w:r w:rsidRPr="00814388">
        <w:rPr>
          <w:rFonts w:cstheme="minorHAnsi"/>
          <w:b/>
          <w:bCs/>
          <w:sz w:val="24"/>
          <w:szCs w:val="24"/>
        </w:rPr>
        <w:t xml:space="preserve">106 </w:t>
      </w:r>
      <w:r w:rsidRPr="00814388">
        <w:rPr>
          <w:rFonts w:cstheme="minorHAnsi"/>
          <w:sz w:val="24"/>
          <w:szCs w:val="24"/>
        </w:rPr>
        <w:t>inserido, mas já mudou a plenária, alterar a data da plenária no cadastro dos profissionais informados, em sequência informar o nome do profissional que está mudando de modalidade e a informação das posições.</w:t>
      </w:r>
    </w:p>
    <w:p w14:paraId="3B695A81" w14:textId="77777777" w:rsidR="0028201A" w:rsidRPr="00814388" w:rsidRDefault="0028201A" w:rsidP="0028201A">
      <w:pPr>
        <w:spacing w:after="0"/>
        <w:rPr>
          <w:rFonts w:cstheme="minorHAnsi"/>
          <w:sz w:val="24"/>
          <w:szCs w:val="24"/>
        </w:rPr>
      </w:pPr>
      <w:r w:rsidRPr="00814388">
        <w:rPr>
          <w:rFonts w:cstheme="minorHAnsi"/>
          <w:b/>
          <w:bCs/>
          <w:sz w:val="24"/>
          <w:szCs w:val="24"/>
        </w:rPr>
        <w:t>Obrigatório deletar a data da conferência</w:t>
      </w:r>
      <w:r w:rsidRPr="00814388">
        <w:rPr>
          <w:rFonts w:cstheme="minorHAnsi"/>
          <w:sz w:val="24"/>
          <w:szCs w:val="24"/>
        </w:rPr>
        <w:t>.</w:t>
      </w:r>
    </w:p>
    <w:p w14:paraId="53C1D10B" w14:textId="77777777" w:rsidR="0028201A" w:rsidRPr="00814388" w:rsidRDefault="0028201A" w:rsidP="0028201A">
      <w:pPr>
        <w:spacing w:after="0"/>
        <w:rPr>
          <w:rFonts w:cstheme="minorHAnsi"/>
          <w:sz w:val="24"/>
          <w:szCs w:val="24"/>
        </w:rPr>
      </w:pPr>
    </w:p>
    <w:p w14:paraId="4D7D6617" w14:textId="77777777" w:rsidR="0028201A" w:rsidRPr="00814388" w:rsidRDefault="0028201A" w:rsidP="0028201A">
      <w:pPr>
        <w:spacing w:after="0"/>
        <w:rPr>
          <w:rFonts w:cstheme="minorHAnsi"/>
          <w:b/>
          <w:bCs/>
          <w:sz w:val="24"/>
          <w:szCs w:val="24"/>
          <w:u w:val="single"/>
        </w:rPr>
      </w:pPr>
      <w:r w:rsidRPr="00814388">
        <w:rPr>
          <w:rFonts w:cstheme="minorHAnsi"/>
          <w:b/>
          <w:bCs/>
          <w:sz w:val="24"/>
          <w:szCs w:val="24"/>
          <w:u w:val="single"/>
        </w:rPr>
        <w:t>Verificar os demais STATUS:</w:t>
      </w:r>
    </w:p>
    <w:p w14:paraId="5EC26B0D" w14:textId="77777777" w:rsidR="0028201A" w:rsidRPr="00814388" w:rsidRDefault="0028201A" w:rsidP="0028201A">
      <w:pPr>
        <w:spacing w:after="0"/>
        <w:rPr>
          <w:rFonts w:cstheme="minorHAnsi"/>
          <w:sz w:val="24"/>
          <w:szCs w:val="24"/>
        </w:rPr>
      </w:pPr>
      <w:r w:rsidRPr="00814388">
        <w:rPr>
          <w:rFonts w:cstheme="minorHAnsi"/>
          <w:b/>
          <w:bCs/>
          <w:sz w:val="24"/>
          <w:szCs w:val="24"/>
        </w:rPr>
        <w:t>210</w:t>
      </w:r>
      <w:r w:rsidRPr="00814388">
        <w:rPr>
          <w:rFonts w:cstheme="minorHAnsi"/>
          <w:sz w:val="24"/>
          <w:szCs w:val="24"/>
        </w:rPr>
        <w:t xml:space="preserve"> – HORÁRIO NOVO CONDIZENTE – Inativar;</w:t>
      </w:r>
    </w:p>
    <w:p w14:paraId="6391C4BC" w14:textId="77777777" w:rsidR="0028201A" w:rsidRPr="00814388" w:rsidRDefault="0028201A" w:rsidP="0028201A">
      <w:pPr>
        <w:spacing w:after="0"/>
        <w:rPr>
          <w:rFonts w:cstheme="minorHAnsi"/>
          <w:sz w:val="24"/>
          <w:szCs w:val="24"/>
        </w:rPr>
      </w:pPr>
      <w:r w:rsidRPr="00814388">
        <w:rPr>
          <w:rFonts w:cstheme="minorHAnsi"/>
          <w:b/>
          <w:bCs/>
          <w:sz w:val="24"/>
          <w:szCs w:val="24"/>
        </w:rPr>
        <w:t>101</w:t>
      </w:r>
      <w:r w:rsidRPr="00814388">
        <w:rPr>
          <w:rFonts w:cstheme="minorHAnsi"/>
          <w:sz w:val="24"/>
          <w:szCs w:val="24"/>
        </w:rPr>
        <w:t xml:space="preserve"> – REQ. INGRESSO R.T. APROVADO “AD REFERENDUM” – Inativar;</w:t>
      </w:r>
    </w:p>
    <w:p w14:paraId="6A355987" w14:textId="77777777" w:rsidR="0028201A" w:rsidRPr="00814388" w:rsidRDefault="0028201A" w:rsidP="0028201A">
      <w:pPr>
        <w:spacing w:after="0"/>
        <w:rPr>
          <w:rFonts w:cstheme="minorHAnsi"/>
          <w:sz w:val="24"/>
          <w:szCs w:val="24"/>
        </w:rPr>
      </w:pPr>
      <w:r w:rsidRPr="00814388">
        <w:rPr>
          <w:rFonts w:cstheme="minorHAnsi"/>
          <w:b/>
          <w:bCs/>
          <w:sz w:val="24"/>
          <w:szCs w:val="24"/>
        </w:rPr>
        <w:t>104</w:t>
      </w:r>
      <w:r w:rsidRPr="00814388">
        <w:rPr>
          <w:rFonts w:cstheme="minorHAnsi"/>
          <w:sz w:val="24"/>
          <w:szCs w:val="24"/>
        </w:rPr>
        <w:t xml:space="preserve"> – REQ.REABILITACAO REG. APROVADO "AD REFERENDUM" – Inativar;</w:t>
      </w:r>
    </w:p>
    <w:p w14:paraId="1BB88C34" w14:textId="77777777" w:rsidR="0028201A" w:rsidRPr="00814388" w:rsidRDefault="0028201A" w:rsidP="0028201A">
      <w:pPr>
        <w:spacing w:after="0"/>
        <w:rPr>
          <w:rFonts w:cstheme="minorHAnsi"/>
          <w:sz w:val="24"/>
          <w:szCs w:val="24"/>
        </w:rPr>
      </w:pPr>
      <w:r w:rsidRPr="00814388">
        <w:rPr>
          <w:rFonts w:cstheme="minorHAnsi"/>
          <w:b/>
          <w:bCs/>
          <w:sz w:val="24"/>
          <w:szCs w:val="24"/>
        </w:rPr>
        <w:t>130</w:t>
      </w:r>
      <w:r w:rsidRPr="00814388">
        <w:rPr>
          <w:rFonts w:cstheme="minorHAnsi"/>
          <w:sz w:val="24"/>
          <w:szCs w:val="24"/>
        </w:rPr>
        <w:t xml:space="preserve"> – REQ. ALTERACAO DE HORARIO EM ANDAMENTO – Não alterar;</w:t>
      </w:r>
    </w:p>
    <w:p w14:paraId="11E7598C" w14:textId="77777777" w:rsidR="0028201A" w:rsidRPr="00814388" w:rsidRDefault="0028201A" w:rsidP="0028201A">
      <w:pPr>
        <w:spacing w:after="0"/>
        <w:rPr>
          <w:rFonts w:cstheme="minorHAnsi"/>
          <w:sz w:val="24"/>
          <w:szCs w:val="24"/>
        </w:rPr>
      </w:pPr>
      <w:r w:rsidRPr="00814388">
        <w:rPr>
          <w:rFonts w:cstheme="minorHAnsi"/>
          <w:b/>
          <w:bCs/>
          <w:sz w:val="24"/>
          <w:szCs w:val="24"/>
        </w:rPr>
        <w:t>006</w:t>
      </w:r>
      <w:r w:rsidRPr="00814388">
        <w:rPr>
          <w:rFonts w:cstheme="minorHAnsi"/>
          <w:sz w:val="24"/>
          <w:szCs w:val="24"/>
        </w:rPr>
        <w:t xml:space="preserve"> – SEM CRT – Verificar o motivo, se o ingresso resolver o motivo, poderá inativar;</w:t>
      </w:r>
    </w:p>
    <w:p w14:paraId="7362FB3D" w14:textId="77777777" w:rsidR="0028201A" w:rsidRPr="00814388" w:rsidRDefault="0028201A" w:rsidP="0028201A">
      <w:pPr>
        <w:spacing w:after="0"/>
        <w:rPr>
          <w:rFonts w:cstheme="minorHAnsi"/>
          <w:sz w:val="24"/>
          <w:szCs w:val="24"/>
        </w:rPr>
      </w:pPr>
      <w:r w:rsidRPr="00814388">
        <w:rPr>
          <w:rFonts w:cstheme="minorHAnsi"/>
          <w:b/>
          <w:bCs/>
          <w:sz w:val="24"/>
          <w:szCs w:val="24"/>
        </w:rPr>
        <w:t>016</w:t>
      </w:r>
      <w:r w:rsidRPr="00814388">
        <w:rPr>
          <w:rFonts w:cstheme="minorHAnsi"/>
          <w:sz w:val="24"/>
          <w:szCs w:val="24"/>
        </w:rPr>
        <w:t xml:space="preserve"> – SEM SUBST COM PRAZO ATÉ – Verificar se o ingresso é suficiente, poderá inativar;</w:t>
      </w:r>
    </w:p>
    <w:p w14:paraId="374D59E2" w14:textId="77777777" w:rsidR="0028201A" w:rsidRPr="00814388" w:rsidRDefault="0028201A" w:rsidP="0028201A">
      <w:pPr>
        <w:spacing w:after="0"/>
        <w:rPr>
          <w:rFonts w:cstheme="minorHAnsi"/>
          <w:sz w:val="24"/>
          <w:szCs w:val="24"/>
        </w:rPr>
      </w:pPr>
      <w:r w:rsidRPr="00814388">
        <w:rPr>
          <w:rFonts w:cstheme="minorHAnsi"/>
          <w:b/>
          <w:bCs/>
          <w:sz w:val="24"/>
          <w:szCs w:val="24"/>
        </w:rPr>
        <w:t>021</w:t>
      </w:r>
      <w:r w:rsidRPr="00814388">
        <w:rPr>
          <w:rFonts w:cstheme="minorHAnsi"/>
          <w:sz w:val="24"/>
          <w:szCs w:val="24"/>
        </w:rPr>
        <w:t xml:space="preserve"> - SEM SUBSTITUTO – AUTUAR – Verificar se o ingresso é suficiente, poderá inativar;</w:t>
      </w:r>
    </w:p>
    <w:p w14:paraId="2D7DFD5B" w14:textId="77777777" w:rsidR="0028201A" w:rsidRPr="00814388" w:rsidRDefault="0028201A" w:rsidP="0028201A">
      <w:pPr>
        <w:spacing w:after="0"/>
        <w:rPr>
          <w:rFonts w:cstheme="minorHAnsi"/>
          <w:color w:val="000000"/>
          <w:sz w:val="24"/>
          <w:szCs w:val="24"/>
        </w:rPr>
      </w:pPr>
      <w:r w:rsidRPr="00814388">
        <w:rPr>
          <w:rFonts w:cstheme="minorHAnsi"/>
          <w:b/>
          <w:bCs/>
          <w:sz w:val="24"/>
          <w:szCs w:val="24"/>
        </w:rPr>
        <w:t>058</w:t>
      </w:r>
      <w:r w:rsidRPr="00814388">
        <w:rPr>
          <w:rFonts w:cstheme="minorHAnsi"/>
          <w:sz w:val="24"/>
          <w:szCs w:val="24"/>
        </w:rPr>
        <w:t xml:space="preserve"> – RECADASTRAMENTO EMPRESA 2017 – Informar a empresa sobre o recadastramento.</w:t>
      </w:r>
      <w:r w:rsidRPr="00814388">
        <w:rPr>
          <w:rFonts w:cstheme="minorHAnsi"/>
          <w:color w:val="000000"/>
          <w:sz w:val="24"/>
          <w:szCs w:val="24"/>
        </w:rPr>
        <w:t xml:space="preserve"> Orientar, por e-mail/telefone, deverá fazer o recadastramento conforme Del. 912/2017, encaminhando a Certidão Simplificada, emitida pela JUCEPAR a menos de 60 dias para o e-mail </w:t>
      </w:r>
      <w:hyperlink r:id="rId26" w:history="1">
        <w:r w:rsidRPr="00814388">
          <w:rPr>
            <w:rStyle w:val="Hyperlink"/>
            <w:rFonts w:cstheme="minorHAnsi"/>
            <w:sz w:val="24"/>
            <w:szCs w:val="24"/>
          </w:rPr>
          <w:t>registro.pj@crf-pr.org.br</w:t>
        </w:r>
      </w:hyperlink>
      <w:r w:rsidRPr="00814388">
        <w:rPr>
          <w:rFonts w:cstheme="minorHAnsi"/>
          <w:color w:val="000000"/>
          <w:sz w:val="24"/>
          <w:szCs w:val="24"/>
        </w:rPr>
        <w:t>. A emissão da CRT está condicionada a conferência da Certidão Simplificada.</w:t>
      </w:r>
    </w:p>
    <w:p w14:paraId="556D661F" w14:textId="77777777" w:rsidR="0028201A" w:rsidRPr="00814388" w:rsidRDefault="00AA1E29" w:rsidP="0028201A">
      <w:pPr>
        <w:spacing w:after="0"/>
        <w:rPr>
          <w:rFonts w:cstheme="minorHAnsi"/>
          <w:sz w:val="24"/>
          <w:szCs w:val="24"/>
        </w:rPr>
      </w:pPr>
      <w:r w:rsidRPr="00814388">
        <w:rPr>
          <w:rFonts w:cstheme="minorHAnsi"/>
          <w:b/>
          <w:bCs/>
          <w:sz w:val="24"/>
          <w:szCs w:val="24"/>
        </w:rPr>
        <w:t>9467</w:t>
      </w:r>
      <w:r w:rsidRPr="00814388">
        <w:rPr>
          <w:rFonts w:cstheme="minorHAnsi"/>
          <w:sz w:val="24"/>
          <w:szCs w:val="24"/>
        </w:rPr>
        <w:t xml:space="preserve"> – SEM ASSISTÊNCIA FARMACÊUTICA- COM PRAZO ATÉ </w:t>
      </w:r>
      <w:r w:rsidR="0028201A" w:rsidRPr="00814388">
        <w:rPr>
          <w:rFonts w:cstheme="minorHAnsi"/>
          <w:sz w:val="24"/>
          <w:szCs w:val="24"/>
        </w:rPr>
        <w:t>– Verificar os horários, se o ingresso cobrir os horários informados, poderá inativar. Se não cobrir deverá informar os horários que continuará sem assistência e fazer protocolo irregular para ciência da empresa. O prazo não é alterado.</w:t>
      </w:r>
    </w:p>
    <w:p w14:paraId="60F399D6" w14:textId="77777777" w:rsidR="0028201A" w:rsidRPr="00814388" w:rsidRDefault="00AA1E29" w:rsidP="0028201A">
      <w:pPr>
        <w:spacing w:after="0"/>
        <w:rPr>
          <w:rFonts w:cstheme="minorHAnsi"/>
          <w:sz w:val="24"/>
          <w:szCs w:val="24"/>
        </w:rPr>
      </w:pPr>
      <w:r w:rsidRPr="00814388">
        <w:rPr>
          <w:rFonts w:cstheme="minorHAnsi"/>
          <w:b/>
          <w:bCs/>
          <w:sz w:val="24"/>
          <w:szCs w:val="24"/>
        </w:rPr>
        <w:t>9468</w:t>
      </w:r>
      <w:r w:rsidRPr="00814388">
        <w:rPr>
          <w:rFonts w:cstheme="minorHAnsi"/>
          <w:sz w:val="24"/>
          <w:szCs w:val="24"/>
        </w:rPr>
        <w:t xml:space="preserve"> – SEM ASSISTÊNCIA FARMACÊUTICA AUTUAR </w:t>
      </w:r>
      <w:r w:rsidR="0028201A" w:rsidRPr="00814388">
        <w:rPr>
          <w:rFonts w:cstheme="minorHAnsi"/>
          <w:sz w:val="24"/>
          <w:szCs w:val="24"/>
        </w:rPr>
        <w:t>– Verificar os horários, se o ingresso cobrir os horários informados, poderá inativar. Se não cobrir deverá informar os horários que continuará sem assistência e fazer protocolo irregular para ciência da empresa. O prazo não é alterado.</w:t>
      </w:r>
    </w:p>
    <w:p w14:paraId="7C619A21" w14:textId="77777777" w:rsidR="0028201A" w:rsidRPr="00814388" w:rsidRDefault="0028201A" w:rsidP="0028201A">
      <w:pPr>
        <w:spacing w:after="0"/>
        <w:rPr>
          <w:rFonts w:cstheme="minorHAnsi"/>
          <w:b/>
          <w:bCs/>
          <w:sz w:val="24"/>
          <w:szCs w:val="24"/>
        </w:rPr>
      </w:pPr>
    </w:p>
    <w:p w14:paraId="4762D9B3" w14:textId="7798314E" w:rsidR="0028201A" w:rsidRPr="00814388" w:rsidRDefault="0028201A" w:rsidP="0028201A">
      <w:pPr>
        <w:spacing w:after="0"/>
        <w:rPr>
          <w:rFonts w:cstheme="minorHAnsi"/>
          <w:b/>
          <w:bCs/>
          <w:sz w:val="24"/>
          <w:szCs w:val="24"/>
        </w:rPr>
      </w:pPr>
      <w:r w:rsidRPr="00814388">
        <w:rPr>
          <w:rFonts w:cstheme="minorHAnsi"/>
          <w:b/>
          <w:bCs/>
          <w:sz w:val="24"/>
          <w:szCs w:val="24"/>
        </w:rPr>
        <w:t>STATUS que não são alterados:</w:t>
      </w:r>
    </w:p>
    <w:p w14:paraId="36468FA7" w14:textId="77777777" w:rsidR="0028201A" w:rsidRPr="00814388" w:rsidRDefault="0028201A" w:rsidP="0028201A">
      <w:pPr>
        <w:spacing w:after="0"/>
        <w:rPr>
          <w:rFonts w:cstheme="minorHAnsi"/>
          <w:sz w:val="24"/>
          <w:szCs w:val="24"/>
        </w:rPr>
      </w:pPr>
      <w:r w:rsidRPr="00814388">
        <w:rPr>
          <w:rFonts w:cstheme="minorHAnsi"/>
          <w:b/>
          <w:bCs/>
          <w:sz w:val="24"/>
          <w:szCs w:val="24"/>
        </w:rPr>
        <w:t>024</w:t>
      </w:r>
      <w:r w:rsidRPr="00814388">
        <w:rPr>
          <w:rFonts w:cstheme="minorHAnsi"/>
          <w:sz w:val="24"/>
          <w:szCs w:val="24"/>
        </w:rPr>
        <w:t xml:space="preserve"> – REGULAR AUTUAR AUSÊNCIAS DO PROFISSIONAL; </w:t>
      </w:r>
      <w:r w:rsidRPr="00814388">
        <w:rPr>
          <w:rFonts w:cstheme="minorHAnsi"/>
          <w:sz w:val="24"/>
          <w:szCs w:val="24"/>
        </w:rPr>
        <w:tab/>
      </w:r>
    </w:p>
    <w:p w14:paraId="4C01DB86" w14:textId="77777777" w:rsidR="0028201A" w:rsidRPr="00814388" w:rsidRDefault="0028201A" w:rsidP="0028201A">
      <w:pPr>
        <w:spacing w:after="0"/>
        <w:rPr>
          <w:rFonts w:cstheme="minorHAnsi"/>
          <w:sz w:val="24"/>
          <w:szCs w:val="24"/>
        </w:rPr>
      </w:pPr>
      <w:r w:rsidRPr="00814388">
        <w:rPr>
          <w:rFonts w:cstheme="minorHAnsi"/>
          <w:b/>
          <w:bCs/>
          <w:sz w:val="24"/>
          <w:szCs w:val="24"/>
        </w:rPr>
        <w:t>021</w:t>
      </w:r>
      <w:r w:rsidRPr="00814388">
        <w:rPr>
          <w:rFonts w:cstheme="minorHAnsi"/>
          <w:sz w:val="24"/>
          <w:szCs w:val="24"/>
        </w:rPr>
        <w:t xml:space="preserve"> – SEM SUBSTITUTO – AUTUAR – ESCALA NÃO CONTEMPLA ASSISTÊNCIA INTEGRAL;</w:t>
      </w:r>
    </w:p>
    <w:p w14:paraId="7E4F860F" w14:textId="77777777" w:rsidR="0028201A" w:rsidRPr="00814388" w:rsidRDefault="0028201A" w:rsidP="0028201A">
      <w:pPr>
        <w:spacing w:after="0"/>
        <w:rPr>
          <w:rFonts w:cstheme="minorHAnsi"/>
          <w:sz w:val="24"/>
          <w:szCs w:val="24"/>
        </w:rPr>
      </w:pPr>
      <w:r w:rsidRPr="00814388">
        <w:rPr>
          <w:rFonts w:cstheme="minorHAnsi"/>
          <w:b/>
          <w:bCs/>
          <w:sz w:val="24"/>
          <w:szCs w:val="24"/>
        </w:rPr>
        <w:t>063</w:t>
      </w:r>
      <w:r w:rsidRPr="00814388">
        <w:rPr>
          <w:rFonts w:cstheme="minorHAnsi"/>
          <w:sz w:val="24"/>
          <w:szCs w:val="24"/>
        </w:rPr>
        <w:t xml:space="preserve"> – HORÁRIO DE FUNCIONAMENTO FARMÁCIA HOSPITALAR;</w:t>
      </w:r>
    </w:p>
    <w:p w14:paraId="4BD6DA3F" w14:textId="77777777" w:rsidR="0028201A" w:rsidRPr="00814388" w:rsidRDefault="0028201A" w:rsidP="0028201A">
      <w:pPr>
        <w:spacing w:after="0"/>
        <w:rPr>
          <w:rFonts w:cstheme="minorHAnsi"/>
          <w:sz w:val="24"/>
          <w:szCs w:val="24"/>
        </w:rPr>
      </w:pPr>
      <w:r w:rsidRPr="00814388">
        <w:rPr>
          <w:rFonts w:cstheme="minorHAnsi"/>
          <w:b/>
          <w:bCs/>
          <w:sz w:val="24"/>
          <w:szCs w:val="24"/>
        </w:rPr>
        <w:t>043</w:t>
      </w:r>
      <w:r w:rsidRPr="00814388">
        <w:rPr>
          <w:rFonts w:cstheme="minorHAnsi"/>
          <w:sz w:val="24"/>
          <w:szCs w:val="24"/>
        </w:rPr>
        <w:t xml:space="preserve"> – HOSP DE 51 A 100 SEM COMPLEXIDADE;</w:t>
      </w:r>
    </w:p>
    <w:p w14:paraId="0C7F72D7" w14:textId="77777777" w:rsidR="0028201A" w:rsidRPr="00814388" w:rsidRDefault="0028201A" w:rsidP="0028201A">
      <w:pPr>
        <w:spacing w:after="0"/>
        <w:rPr>
          <w:rFonts w:cstheme="minorHAnsi"/>
          <w:sz w:val="24"/>
          <w:szCs w:val="24"/>
        </w:rPr>
      </w:pPr>
      <w:r w:rsidRPr="00814388">
        <w:rPr>
          <w:rFonts w:cstheme="minorHAnsi"/>
          <w:b/>
          <w:bCs/>
          <w:sz w:val="24"/>
          <w:szCs w:val="24"/>
        </w:rPr>
        <w:t>039</w:t>
      </w:r>
      <w:r w:rsidRPr="00814388">
        <w:rPr>
          <w:rFonts w:cstheme="minorHAnsi"/>
          <w:sz w:val="24"/>
          <w:szCs w:val="24"/>
        </w:rPr>
        <w:t xml:space="preserve"> – HOSP DE 01 A 19 LEITOS SEM COMPLEXIDADE;</w:t>
      </w:r>
    </w:p>
    <w:p w14:paraId="10654E51" w14:textId="77777777" w:rsidR="0028201A" w:rsidRPr="00814388" w:rsidRDefault="0028201A" w:rsidP="0028201A">
      <w:pPr>
        <w:spacing w:after="0"/>
        <w:rPr>
          <w:rFonts w:cstheme="minorHAnsi"/>
          <w:sz w:val="24"/>
          <w:szCs w:val="24"/>
        </w:rPr>
      </w:pPr>
      <w:r w:rsidRPr="00814388">
        <w:rPr>
          <w:rFonts w:cstheme="minorHAnsi"/>
          <w:b/>
          <w:bCs/>
          <w:sz w:val="24"/>
          <w:szCs w:val="24"/>
        </w:rPr>
        <w:t>9452</w:t>
      </w:r>
      <w:r w:rsidRPr="00814388">
        <w:rPr>
          <w:rFonts w:cstheme="minorHAnsi"/>
          <w:sz w:val="24"/>
          <w:szCs w:val="24"/>
        </w:rPr>
        <w:t xml:space="preserve"> – RECADASTRMENTO DE EMPRESA 2022;</w:t>
      </w:r>
    </w:p>
    <w:p w14:paraId="197A3359" w14:textId="77777777" w:rsidR="0028201A" w:rsidRPr="00814388" w:rsidRDefault="0028201A" w:rsidP="0028201A">
      <w:pPr>
        <w:spacing w:after="0"/>
        <w:rPr>
          <w:rFonts w:cstheme="minorHAnsi"/>
          <w:sz w:val="24"/>
          <w:szCs w:val="24"/>
        </w:rPr>
      </w:pPr>
      <w:r w:rsidRPr="00814388">
        <w:rPr>
          <w:rFonts w:cstheme="minorHAnsi"/>
          <w:b/>
          <w:bCs/>
          <w:sz w:val="24"/>
          <w:szCs w:val="24"/>
        </w:rPr>
        <w:t>9425</w:t>
      </w:r>
      <w:r w:rsidRPr="00814388">
        <w:rPr>
          <w:rFonts w:cstheme="minorHAnsi"/>
          <w:sz w:val="24"/>
          <w:szCs w:val="24"/>
        </w:rPr>
        <w:t xml:space="preserve"> – SOLICITADO ESCALA COMPROVAR ASSISTÊNCIA INTEGRAL;</w:t>
      </w:r>
    </w:p>
    <w:p w14:paraId="0010A079" w14:textId="77777777" w:rsidR="0028201A" w:rsidRPr="00814388" w:rsidRDefault="0028201A" w:rsidP="0028201A">
      <w:pPr>
        <w:spacing w:after="0"/>
        <w:rPr>
          <w:rFonts w:cstheme="minorHAnsi"/>
          <w:sz w:val="24"/>
          <w:szCs w:val="24"/>
        </w:rPr>
      </w:pPr>
      <w:r w:rsidRPr="00814388">
        <w:rPr>
          <w:rFonts w:cstheme="minorHAnsi"/>
          <w:b/>
          <w:bCs/>
          <w:sz w:val="24"/>
          <w:szCs w:val="24"/>
        </w:rPr>
        <w:t>9436</w:t>
      </w:r>
      <w:r w:rsidRPr="00814388">
        <w:rPr>
          <w:rFonts w:cstheme="minorHAnsi"/>
          <w:sz w:val="24"/>
          <w:szCs w:val="24"/>
        </w:rPr>
        <w:t xml:space="preserve"> – COMUNICADO/CONSTATAÇÃO DE DESLIGAMENTO DA RT;</w:t>
      </w:r>
    </w:p>
    <w:p w14:paraId="18E8EBD8" w14:textId="77777777" w:rsidR="0028201A" w:rsidRPr="00814388" w:rsidRDefault="0028201A" w:rsidP="0028201A">
      <w:pPr>
        <w:spacing w:after="0"/>
        <w:rPr>
          <w:rFonts w:cstheme="minorHAnsi"/>
          <w:sz w:val="24"/>
          <w:szCs w:val="24"/>
        </w:rPr>
      </w:pPr>
      <w:r w:rsidRPr="00814388">
        <w:rPr>
          <w:rFonts w:cstheme="minorHAnsi"/>
          <w:b/>
          <w:bCs/>
          <w:sz w:val="24"/>
          <w:szCs w:val="24"/>
        </w:rPr>
        <w:t>9400</w:t>
      </w:r>
      <w:r w:rsidRPr="00814388">
        <w:rPr>
          <w:rFonts w:cstheme="minorHAnsi"/>
          <w:sz w:val="24"/>
          <w:szCs w:val="24"/>
        </w:rPr>
        <w:t xml:space="preserve"> – DECISÃO JUDICIAL;</w:t>
      </w:r>
    </w:p>
    <w:p w14:paraId="3AAC858D" w14:textId="77777777" w:rsidR="0028201A" w:rsidRPr="00814388" w:rsidRDefault="0028201A" w:rsidP="0028201A">
      <w:pPr>
        <w:spacing w:after="0"/>
        <w:rPr>
          <w:rFonts w:cstheme="minorHAnsi"/>
          <w:sz w:val="24"/>
          <w:szCs w:val="24"/>
        </w:rPr>
      </w:pPr>
      <w:r w:rsidRPr="00814388">
        <w:rPr>
          <w:rFonts w:cstheme="minorHAnsi"/>
          <w:b/>
          <w:bCs/>
          <w:sz w:val="24"/>
          <w:szCs w:val="24"/>
        </w:rPr>
        <w:t>9457</w:t>
      </w:r>
      <w:r w:rsidRPr="00814388">
        <w:rPr>
          <w:rFonts w:cstheme="minorHAnsi"/>
          <w:sz w:val="24"/>
          <w:szCs w:val="24"/>
        </w:rPr>
        <w:t xml:space="preserve"> – SEM RT – AUTUAÇÕES SUSPENSAS TEMPORIARIAMENTE;</w:t>
      </w:r>
    </w:p>
    <w:p w14:paraId="078C4FAE" w14:textId="77777777" w:rsidR="0028201A" w:rsidRPr="00814388" w:rsidRDefault="0028201A" w:rsidP="0028201A">
      <w:pPr>
        <w:spacing w:after="0"/>
        <w:rPr>
          <w:rFonts w:cstheme="minorHAnsi"/>
          <w:sz w:val="24"/>
          <w:szCs w:val="24"/>
        </w:rPr>
      </w:pPr>
      <w:r w:rsidRPr="00814388">
        <w:rPr>
          <w:rFonts w:cstheme="minorHAnsi"/>
          <w:b/>
          <w:bCs/>
          <w:sz w:val="24"/>
          <w:szCs w:val="24"/>
        </w:rPr>
        <w:t>9462</w:t>
      </w:r>
      <w:r w:rsidRPr="00814388">
        <w:rPr>
          <w:rFonts w:cstheme="minorHAnsi"/>
          <w:sz w:val="24"/>
          <w:szCs w:val="24"/>
        </w:rPr>
        <w:t xml:space="preserve"> – PROFISSIONAIS HABILITADOS EM ONCOLOGIA;</w:t>
      </w:r>
    </w:p>
    <w:p w14:paraId="2CD9853A" w14:textId="77777777" w:rsidR="0028201A" w:rsidRPr="00814388" w:rsidRDefault="0028201A" w:rsidP="0028201A">
      <w:pPr>
        <w:spacing w:after="0"/>
        <w:rPr>
          <w:rFonts w:cstheme="minorHAnsi"/>
          <w:sz w:val="24"/>
          <w:szCs w:val="24"/>
        </w:rPr>
      </w:pPr>
      <w:r w:rsidRPr="00814388">
        <w:rPr>
          <w:rFonts w:cstheme="minorHAnsi"/>
          <w:b/>
          <w:bCs/>
          <w:sz w:val="24"/>
          <w:szCs w:val="24"/>
        </w:rPr>
        <w:t>027</w:t>
      </w:r>
      <w:r w:rsidRPr="00814388">
        <w:rPr>
          <w:rFonts w:cstheme="minorHAnsi"/>
          <w:sz w:val="24"/>
          <w:szCs w:val="24"/>
        </w:rPr>
        <w:t xml:space="preserve"> SEM ASSIST.TECNICO COM PRAZO ATÉ – Não utilizar, foi substituído por </w:t>
      </w:r>
      <w:r w:rsidR="00C3616D" w:rsidRPr="00814388">
        <w:rPr>
          <w:rFonts w:cstheme="minorHAnsi"/>
          <w:b/>
          <w:bCs/>
          <w:sz w:val="24"/>
          <w:szCs w:val="24"/>
        </w:rPr>
        <w:t>9467</w:t>
      </w:r>
      <w:r w:rsidRPr="00814388">
        <w:rPr>
          <w:rFonts w:cstheme="minorHAnsi"/>
          <w:sz w:val="24"/>
          <w:szCs w:val="24"/>
        </w:rPr>
        <w:t xml:space="preserve">; </w:t>
      </w:r>
    </w:p>
    <w:p w14:paraId="2FD8D2B2" w14:textId="77777777" w:rsidR="0028201A" w:rsidRPr="00814388" w:rsidRDefault="0028201A" w:rsidP="0028201A">
      <w:pPr>
        <w:spacing w:after="0"/>
        <w:rPr>
          <w:rFonts w:cstheme="minorHAnsi"/>
          <w:sz w:val="24"/>
          <w:szCs w:val="24"/>
        </w:rPr>
      </w:pPr>
      <w:r w:rsidRPr="00814388">
        <w:rPr>
          <w:rFonts w:cstheme="minorHAnsi"/>
          <w:b/>
          <w:bCs/>
          <w:sz w:val="24"/>
          <w:szCs w:val="24"/>
        </w:rPr>
        <w:t>028</w:t>
      </w:r>
      <w:r w:rsidRPr="00814388">
        <w:rPr>
          <w:rFonts w:cstheme="minorHAnsi"/>
          <w:sz w:val="24"/>
          <w:szCs w:val="24"/>
        </w:rPr>
        <w:t xml:space="preserve"> SEM ASSISTENTE TECNICO – AUTUAR – Não utilizar, foi substituído por </w:t>
      </w:r>
      <w:r w:rsidRPr="00814388">
        <w:rPr>
          <w:rFonts w:cstheme="minorHAnsi"/>
          <w:b/>
          <w:bCs/>
          <w:sz w:val="24"/>
          <w:szCs w:val="24"/>
        </w:rPr>
        <w:t>94</w:t>
      </w:r>
      <w:r w:rsidR="00C3616D" w:rsidRPr="00814388">
        <w:rPr>
          <w:rFonts w:cstheme="minorHAnsi"/>
          <w:b/>
          <w:bCs/>
          <w:sz w:val="24"/>
          <w:szCs w:val="24"/>
        </w:rPr>
        <w:t>68</w:t>
      </w:r>
      <w:r w:rsidRPr="00814388">
        <w:rPr>
          <w:rFonts w:cstheme="minorHAnsi"/>
          <w:sz w:val="24"/>
          <w:szCs w:val="24"/>
        </w:rPr>
        <w:t>;</w:t>
      </w:r>
    </w:p>
    <w:p w14:paraId="2C17BB3A" w14:textId="77777777" w:rsidR="0028201A" w:rsidRPr="00814388" w:rsidRDefault="0028201A" w:rsidP="0028201A">
      <w:pPr>
        <w:spacing w:after="0"/>
        <w:rPr>
          <w:rFonts w:cstheme="minorHAnsi"/>
          <w:sz w:val="24"/>
          <w:szCs w:val="24"/>
        </w:rPr>
      </w:pPr>
      <w:r w:rsidRPr="00814388">
        <w:rPr>
          <w:rFonts w:cstheme="minorHAnsi"/>
          <w:b/>
          <w:bCs/>
          <w:sz w:val="24"/>
          <w:szCs w:val="24"/>
        </w:rPr>
        <w:t>034</w:t>
      </w:r>
      <w:r w:rsidRPr="00814388">
        <w:rPr>
          <w:rFonts w:cstheme="minorHAnsi"/>
          <w:sz w:val="24"/>
          <w:szCs w:val="24"/>
        </w:rPr>
        <w:t xml:space="preserve"> BAIXA DE RESPONSABILIDADE TECNICA EM ANDAMENTO – Não utilizar.</w:t>
      </w:r>
    </w:p>
    <w:p w14:paraId="6E860D38" w14:textId="77777777" w:rsidR="00623251" w:rsidRPr="00814388" w:rsidRDefault="00623251" w:rsidP="00623251">
      <w:pPr>
        <w:spacing w:after="0"/>
        <w:rPr>
          <w:rFonts w:cstheme="minorHAnsi"/>
          <w:b/>
          <w:bCs/>
          <w:sz w:val="24"/>
          <w:szCs w:val="24"/>
        </w:rPr>
      </w:pPr>
      <w:r w:rsidRPr="00814388">
        <w:rPr>
          <w:rFonts w:cstheme="minorHAnsi"/>
          <w:b/>
          <w:bCs/>
          <w:sz w:val="24"/>
          <w:szCs w:val="24"/>
        </w:rPr>
        <w:lastRenderedPageBreak/>
        <w:t>Aprovação “AD REFERENDUM”</w:t>
      </w:r>
    </w:p>
    <w:p w14:paraId="27B61994" w14:textId="77777777" w:rsidR="00623251" w:rsidRPr="00814388" w:rsidRDefault="00623251" w:rsidP="00623251">
      <w:pPr>
        <w:spacing w:after="0"/>
        <w:ind w:right="-142"/>
        <w:rPr>
          <w:rFonts w:cstheme="minorHAnsi"/>
          <w:sz w:val="24"/>
          <w:szCs w:val="24"/>
        </w:rPr>
      </w:pPr>
      <w:r w:rsidRPr="00814388">
        <w:rPr>
          <w:rFonts w:cstheme="minorHAnsi"/>
          <w:sz w:val="24"/>
          <w:szCs w:val="24"/>
        </w:rPr>
        <w:t xml:space="preserve">Estabelecimentos de acordo com os Itens I, II e III da Del 992/20, solicitar ao fiscal (consultar tabela) análise para aprovação “AD REFFERENDUM”, por telefone, whatsapp ou e-mail. </w:t>
      </w:r>
    </w:p>
    <w:p w14:paraId="0FFFFC8A" w14:textId="77777777" w:rsidR="00623251" w:rsidRPr="00814388" w:rsidRDefault="00623251" w:rsidP="00623251">
      <w:pPr>
        <w:spacing w:after="0"/>
        <w:ind w:right="-142"/>
        <w:rPr>
          <w:rFonts w:cstheme="minorHAnsi"/>
          <w:b/>
          <w:bCs/>
          <w:sz w:val="24"/>
          <w:szCs w:val="24"/>
        </w:rPr>
      </w:pPr>
      <w:r w:rsidRPr="00814388">
        <w:rPr>
          <w:rFonts w:cstheme="minorHAnsi"/>
          <w:b/>
          <w:bCs/>
          <w:sz w:val="24"/>
          <w:szCs w:val="24"/>
        </w:rPr>
        <w:t xml:space="preserve">Protocolo interno </w:t>
      </w:r>
    </w:p>
    <w:p w14:paraId="6A87EF54" w14:textId="77777777" w:rsidR="00623251" w:rsidRPr="00814388" w:rsidRDefault="00623251" w:rsidP="00623251">
      <w:pPr>
        <w:spacing w:after="0"/>
        <w:ind w:right="-142"/>
        <w:rPr>
          <w:rFonts w:cstheme="minorHAnsi"/>
          <w:sz w:val="24"/>
          <w:szCs w:val="24"/>
        </w:rPr>
      </w:pPr>
      <w:r w:rsidRPr="00814388">
        <w:rPr>
          <w:rFonts w:cstheme="minorHAnsi"/>
          <w:sz w:val="24"/>
          <w:szCs w:val="24"/>
        </w:rPr>
        <w:t>No canto inferior direito, clicar em Protocolo Interno.</w:t>
      </w:r>
    </w:p>
    <w:p w14:paraId="7BF5685E" w14:textId="77777777" w:rsidR="00623251" w:rsidRPr="00814388" w:rsidRDefault="00623251" w:rsidP="00623251">
      <w:pPr>
        <w:spacing w:after="0"/>
        <w:ind w:right="-142"/>
        <w:rPr>
          <w:rFonts w:cstheme="minorHAnsi"/>
          <w:b/>
          <w:bCs/>
          <w:sz w:val="24"/>
          <w:szCs w:val="24"/>
        </w:rPr>
      </w:pPr>
      <w:r w:rsidRPr="00814388">
        <w:rPr>
          <w:rFonts w:cstheme="minorHAnsi"/>
          <w:b/>
          <w:bCs/>
          <w:sz w:val="24"/>
          <w:szCs w:val="24"/>
        </w:rPr>
        <w:t xml:space="preserve">Ocorrência </w:t>
      </w:r>
    </w:p>
    <w:p w14:paraId="10B1CBD9" w14:textId="77777777" w:rsidR="00623251" w:rsidRPr="00814388" w:rsidRDefault="00623251" w:rsidP="00623251">
      <w:pPr>
        <w:spacing w:after="0"/>
        <w:ind w:right="-142"/>
        <w:rPr>
          <w:rFonts w:cstheme="minorHAnsi"/>
          <w:sz w:val="24"/>
          <w:szCs w:val="24"/>
        </w:rPr>
      </w:pPr>
      <w:r w:rsidRPr="00814388">
        <w:rPr>
          <w:rFonts w:cstheme="minorHAnsi"/>
          <w:b/>
          <w:bCs/>
          <w:sz w:val="24"/>
          <w:szCs w:val="24"/>
        </w:rPr>
        <w:t>390</w:t>
      </w:r>
      <w:r w:rsidRPr="00814388">
        <w:rPr>
          <w:rFonts w:cstheme="minorHAnsi"/>
          <w:sz w:val="24"/>
          <w:szCs w:val="24"/>
        </w:rPr>
        <w:t xml:space="preserve"> – ANÁLISE AD REFERENDUM</w:t>
      </w:r>
    </w:p>
    <w:p w14:paraId="0FE5F450" w14:textId="77777777" w:rsidR="00623251" w:rsidRPr="00814388" w:rsidRDefault="00623251" w:rsidP="00623251">
      <w:pPr>
        <w:spacing w:after="0"/>
        <w:ind w:right="-142"/>
        <w:rPr>
          <w:rFonts w:cstheme="minorHAnsi"/>
          <w:b/>
          <w:bCs/>
          <w:sz w:val="24"/>
          <w:szCs w:val="24"/>
        </w:rPr>
      </w:pPr>
      <w:r w:rsidRPr="00814388">
        <w:rPr>
          <w:rFonts w:cstheme="minorHAnsi"/>
          <w:b/>
          <w:bCs/>
          <w:sz w:val="24"/>
          <w:szCs w:val="24"/>
        </w:rPr>
        <w:t>Inspeções e Protocolos</w:t>
      </w:r>
    </w:p>
    <w:p w14:paraId="03DA688C" w14:textId="77777777" w:rsidR="00623251" w:rsidRPr="00814388" w:rsidRDefault="00623251" w:rsidP="00623251">
      <w:pPr>
        <w:spacing w:after="0"/>
        <w:ind w:right="-142"/>
        <w:rPr>
          <w:rFonts w:cstheme="minorHAnsi"/>
          <w:sz w:val="24"/>
          <w:szCs w:val="24"/>
        </w:rPr>
      </w:pPr>
      <w:r w:rsidRPr="00814388">
        <w:rPr>
          <w:rFonts w:cstheme="minorHAnsi"/>
          <w:sz w:val="24"/>
          <w:szCs w:val="24"/>
        </w:rPr>
        <w:t>+ Protocolo – Adiciona por número;</w:t>
      </w:r>
    </w:p>
    <w:p w14:paraId="6CE98146" w14:textId="77777777" w:rsidR="00623251" w:rsidRPr="00814388" w:rsidRDefault="00623251" w:rsidP="00623251">
      <w:pPr>
        <w:spacing w:after="0"/>
        <w:ind w:right="-142"/>
        <w:rPr>
          <w:rFonts w:cstheme="minorHAnsi"/>
          <w:b/>
          <w:bCs/>
          <w:sz w:val="24"/>
          <w:szCs w:val="24"/>
        </w:rPr>
      </w:pPr>
      <w:r w:rsidRPr="00814388">
        <w:rPr>
          <w:rFonts w:cstheme="minorHAnsi"/>
          <w:b/>
          <w:bCs/>
          <w:sz w:val="24"/>
          <w:szCs w:val="24"/>
        </w:rPr>
        <w:t>Evolução</w:t>
      </w:r>
    </w:p>
    <w:p w14:paraId="55114008" w14:textId="77777777" w:rsidR="00623251" w:rsidRPr="00814388" w:rsidRDefault="00623251" w:rsidP="00623251">
      <w:pPr>
        <w:spacing w:after="0"/>
        <w:ind w:right="-142"/>
        <w:rPr>
          <w:rFonts w:cstheme="minorHAnsi"/>
          <w:sz w:val="24"/>
          <w:szCs w:val="24"/>
        </w:rPr>
      </w:pPr>
      <w:r w:rsidRPr="00814388">
        <w:rPr>
          <w:rFonts w:cstheme="minorHAnsi"/>
          <w:sz w:val="24"/>
          <w:szCs w:val="24"/>
        </w:rPr>
        <w:t>Alterar Evolução – Inclui código do fiscal;</w:t>
      </w:r>
    </w:p>
    <w:p w14:paraId="11D25870" w14:textId="77777777" w:rsidR="00623251" w:rsidRPr="00814388" w:rsidRDefault="00623251" w:rsidP="00623251">
      <w:pPr>
        <w:spacing w:after="0"/>
        <w:ind w:right="-142"/>
        <w:rPr>
          <w:rFonts w:cstheme="minorHAnsi"/>
          <w:b/>
          <w:bCs/>
          <w:sz w:val="24"/>
          <w:szCs w:val="24"/>
        </w:rPr>
      </w:pPr>
      <w:r w:rsidRPr="00814388">
        <w:rPr>
          <w:rFonts w:cstheme="minorHAnsi"/>
          <w:b/>
          <w:bCs/>
          <w:sz w:val="24"/>
          <w:szCs w:val="24"/>
        </w:rPr>
        <w:t>Anexo</w:t>
      </w:r>
    </w:p>
    <w:p w14:paraId="4D9778E2" w14:textId="77777777" w:rsidR="00623251" w:rsidRPr="00814388" w:rsidRDefault="00623251" w:rsidP="00623251">
      <w:pPr>
        <w:spacing w:after="0"/>
        <w:ind w:right="-142"/>
        <w:rPr>
          <w:rFonts w:cstheme="minorHAnsi"/>
          <w:sz w:val="24"/>
          <w:szCs w:val="24"/>
        </w:rPr>
      </w:pPr>
      <w:r w:rsidRPr="00814388">
        <w:rPr>
          <w:rFonts w:cstheme="minorHAnsi"/>
          <w:sz w:val="24"/>
          <w:szCs w:val="24"/>
        </w:rPr>
        <w:t>Inclui o quadro de horários;</w:t>
      </w:r>
    </w:p>
    <w:p w14:paraId="0C595278" w14:textId="77777777" w:rsidR="0028201A" w:rsidRPr="00814388" w:rsidRDefault="0028201A" w:rsidP="0028201A">
      <w:pPr>
        <w:spacing w:after="0"/>
        <w:rPr>
          <w:rFonts w:cstheme="minorHAnsi"/>
          <w:b/>
          <w:bCs/>
          <w:color w:val="FF0000"/>
          <w:sz w:val="24"/>
          <w:szCs w:val="24"/>
        </w:rPr>
      </w:pPr>
    </w:p>
    <w:p w14:paraId="59BD88F4" w14:textId="77777777" w:rsidR="0028201A" w:rsidRPr="00814388" w:rsidRDefault="0028201A" w:rsidP="0028201A">
      <w:pPr>
        <w:spacing w:after="0"/>
        <w:rPr>
          <w:rFonts w:cstheme="minorHAnsi"/>
          <w:b/>
          <w:bCs/>
          <w:sz w:val="24"/>
          <w:szCs w:val="24"/>
        </w:rPr>
      </w:pPr>
      <w:r w:rsidRPr="00814388">
        <w:rPr>
          <w:rFonts w:cstheme="minorHAnsi"/>
          <w:b/>
          <w:bCs/>
          <w:sz w:val="24"/>
          <w:szCs w:val="24"/>
        </w:rPr>
        <w:t>Protocolo irregular</w:t>
      </w:r>
    </w:p>
    <w:p w14:paraId="573BDDCB" w14:textId="77777777" w:rsidR="0028201A" w:rsidRPr="00814388" w:rsidRDefault="0028201A" w:rsidP="0028201A">
      <w:pPr>
        <w:autoSpaceDE w:val="0"/>
        <w:autoSpaceDN w:val="0"/>
        <w:adjustRightInd w:val="0"/>
        <w:spacing w:after="0"/>
        <w:rPr>
          <w:rFonts w:cstheme="minorHAnsi"/>
          <w:color w:val="000000"/>
          <w:sz w:val="24"/>
          <w:szCs w:val="24"/>
        </w:rPr>
      </w:pPr>
      <w:r w:rsidRPr="00814388">
        <w:rPr>
          <w:rFonts w:cstheme="minorHAnsi"/>
          <w:color w:val="000000"/>
          <w:sz w:val="24"/>
          <w:szCs w:val="24"/>
        </w:rPr>
        <w:t>Se após finalizar o protocolo ainda faltar assistência técnica para o estabelecimento.</w:t>
      </w:r>
    </w:p>
    <w:p w14:paraId="2EB896D4" w14:textId="77777777" w:rsidR="0028201A" w:rsidRPr="00814388" w:rsidRDefault="0028201A" w:rsidP="0028201A">
      <w:pPr>
        <w:autoSpaceDE w:val="0"/>
        <w:autoSpaceDN w:val="0"/>
        <w:adjustRightInd w:val="0"/>
        <w:spacing w:after="0"/>
        <w:rPr>
          <w:rFonts w:cstheme="minorHAnsi"/>
          <w:color w:val="000000"/>
          <w:sz w:val="24"/>
          <w:szCs w:val="24"/>
        </w:rPr>
      </w:pPr>
      <w:r w:rsidRPr="00814388">
        <w:rPr>
          <w:rFonts w:cstheme="minorHAnsi"/>
          <w:color w:val="000000"/>
          <w:sz w:val="24"/>
          <w:szCs w:val="24"/>
        </w:rPr>
        <w:t>Evoluir o protocolo normalmente e inserir protocolo para o estabelecimento informando a irregularidade.</w:t>
      </w:r>
    </w:p>
    <w:p w14:paraId="7A7F13EF" w14:textId="77777777" w:rsidR="0028201A" w:rsidRPr="00814388" w:rsidRDefault="0028201A" w:rsidP="0028201A">
      <w:pPr>
        <w:autoSpaceDE w:val="0"/>
        <w:autoSpaceDN w:val="0"/>
        <w:adjustRightInd w:val="0"/>
        <w:spacing w:after="0"/>
        <w:rPr>
          <w:rFonts w:cstheme="minorHAnsi"/>
          <w:b/>
          <w:bCs/>
          <w:sz w:val="24"/>
          <w:szCs w:val="24"/>
        </w:rPr>
      </w:pPr>
      <w:r w:rsidRPr="00814388">
        <w:rPr>
          <w:rFonts w:cstheme="minorHAnsi"/>
          <w:b/>
          <w:bCs/>
          <w:sz w:val="24"/>
          <w:szCs w:val="24"/>
        </w:rPr>
        <w:t xml:space="preserve">Protocolos de Atendimento </w:t>
      </w:r>
    </w:p>
    <w:p w14:paraId="782CBE9E" w14:textId="77777777" w:rsidR="0028201A" w:rsidRPr="00814388" w:rsidRDefault="0028201A" w:rsidP="0028201A">
      <w:pPr>
        <w:spacing w:after="0"/>
        <w:ind w:right="-142"/>
        <w:rPr>
          <w:rFonts w:cstheme="minorHAnsi"/>
          <w:sz w:val="24"/>
          <w:szCs w:val="24"/>
        </w:rPr>
      </w:pPr>
      <w:r w:rsidRPr="00814388">
        <w:rPr>
          <w:rFonts w:cstheme="minorHAnsi"/>
          <w:sz w:val="24"/>
          <w:szCs w:val="24"/>
        </w:rPr>
        <w:t>No canto inferior direito, clicar em Protocolo.</w:t>
      </w:r>
    </w:p>
    <w:p w14:paraId="6799AAE8" w14:textId="77777777" w:rsidR="0028201A" w:rsidRPr="00814388" w:rsidRDefault="0028201A" w:rsidP="0028201A">
      <w:pPr>
        <w:spacing w:after="0"/>
        <w:ind w:right="-142"/>
        <w:rPr>
          <w:rFonts w:cstheme="minorHAnsi"/>
          <w:b/>
          <w:bCs/>
          <w:sz w:val="24"/>
          <w:szCs w:val="24"/>
        </w:rPr>
      </w:pPr>
      <w:r w:rsidRPr="00814388">
        <w:rPr>
          <w:rFonts w:cstheme="minorHAnsi"/>
          <w:b/>
          <w:bCs/>
          <w:sz w:val="24"/>
          <w:szCs w:val="24"/>
        </w:rPr>
        <w:t xml:space="preserve">Ocorrência </w:t>
      </w:r>
    </w:p>
    <w:p w14:paraId="0D3E7BB3" w14:textId="4377D694" w:rsidR="0028201A" w:rsidRPr="00814388" w:rsidRDefault="0028201A" w:rsidP="0028201A">
      <w:pPr>
        <w:spacing w:after="0"/>
        <w:ind w:right="-142"/>
        <w:rPr>
          <w:rFonts w:cstheme="minorHAnsi"/>
          <w:sz w:val="24"/>
          <w:szCs w:val="24"/>
        </w:rPr>
      </w:pPr>
      <w:r w:rsidRPr="00814388">
        <w:rPr>
          <w:rFonts w:cstheme="minorHAnsi"/>
          <w:b/>
          <w:bCs/>
          <w:sz w:val="24"/>
          <w:szCs w:val="24"/>
        </w:rPr>
        <w:t>209</w:t>
      </w:r>
      <w:r w:rsidRPr="00814388">
        <w:rPr>
          <w:rFonts w:cstheme="minorHAnsi"/>
          <w:sz w:val="24"/>
          <w:szCs w:val="24"/>
        </w:rPr>
        <w:t xml:space="preserve"> – </w:t>
      </w:r>
      <w:r w:rsidR="009A7187" w:rsidRPr="009A7187">
        <w:rPr>
          <w:rFonts w:cstheme="minorHAnsi"/>
          <w:color w:val="000000"/>
          <w:sz w:val="24"/>
          <w:szCs w:val="24"/>
        </w:rPr>
        <w:t>INFORMACOES GERAIS – PJ</w:t>
      </w:r>
    </w:p>
    <w:p w14:paraId="311C2758" w14:textId="77777777" w:rsidR="0028201A" w:rsidRPr="00814388" w:rsidRDefault="0028201A" w:rsidP="0028201A">
      <w:pPr>
        <w:spacing w:after="0"/>
        <w:ind w:right="-142"/>
        <w:rPr>
          <w:rFonts w:cstheme="minorHAnsi"/>
          <w:b/>
          <w:bCs/>
          <w:sz w:val="24"/>
          <w:szCs w:val="24"/>
        </w:rPr>
      </w:pPr>
      <w:r w:rsidRPr="00814388">
        <w:rPr>
          <w:rFonts w:cstheme="minorHAnsi"/>
          <w:b/>
          <w:bCs/>
          <w:sz w:val="24"/>
          <w:szCs w:val="24"/>
        </w:rPr>
        <w:t>Observações</w:t>
      </w:r>
    </w:p>
    <w:p w14:paraId="201E1FFB" w14:textId="77777777" w:rsidR="0028201A" w:rsidRPr="00814388" w:rsidRDefault="0028201A" w:rsidP="0028201A">
      <w:pPr>
        <w:spacing w:after="0"/>
        <w:ind w:right="-142"/>
        <w:rPr>
          <w:rFonts w:cstheme="minorHAnsi"/>
          <w:sz w:val="24"/>
          <w:szCs w:val="24"/>
        </w:rPr>
      </w:pPr>
      <w:r w:rsidRPr="00814388">
        <w:rPr>
          <w:rFonts w:cstheme="minorHAnsi"/>
          <w:sz w:val="24"/>
          <w:szCs w:val="24"/>
        </w:rPr>
        <w:t>Referente ao protocolo n.º ........................, informamos que o estabelecimento encontra se “com assistência técnica insuficiente”, a não regularização enseja em não emissão de certidão e a aplicação de Autuações/multa para os horários sem assistência técnica nos termos da Legislação vigente.</w:t>
      </w:r>
    </w:p>
    <w:p w14:paraId="3EBD9ED3" w14:textId="77777777" w:rsidR="0028201A" w:rsidRPr="00814388" w:rsidRDefault="0028201A" w:rsidP="0028201A">
      <w:pPr>
        <w:spacing w:after="0"/>
        <w:ind w:right="-142"/>
        <w:rPr>
          <w:rFonts w:cstheme="minorHAnsi"/>
          <w:sz w:val="24"/>
          <w:szCs w:val="24"/>
        </w:rPr>
      </w:pPr>
    </w:p>
    <w:p w14:paraId="0B82D8CD" w14:textId="5B97CEFE" w:rsidR="0028201A" w:rsidRPr="00814388" w:rsidRDefault="0028201A" w:rsidP="0028201A">
      <w:pPr>
        <w:spacing w:after="0"/>
        <w:ind w:right="-142"/>
        <w:rPr>
          <w:rFonts w:cstheme="minorHAnsi"/>
          <w:b/>
          <w:bCs/>
          <w:sz w:val="24"/>
          <w:szCs w:val="24"/>
        </w:rPr>
      </w:pPr>
      <w:r w:rsidRPr="00814388">
        <w:rPr>
          <w:rFonts w:cstheme="minorHAnsi"/>
          <w:b/>
          <w:bCs/>
          <w:sz w:val="24"/>
          <w:szCs w:val="24"/>
        </w:rPr>
        <w:t>Evolução:</w:t>
      </w:r>
    </w:p>
    <w:p w14:paraId="35C3E346" w14:textId="77777777" w:rsidR="0028201A" w:rsidRPr="00814388" w:rsidRDefault="0028201A" w:rsidP="0028201A">
      <w:pPr>
        <w:spacing w:after="0"/>
        <w:ind w:right="-142"/>
        <w:rPr>
          <w:rFonts w:cstheme="minorHAnsi"/>
          <w:b/>
          <w:bCs/>
          <w:sz w:val="24"/>
          <w:szCs w:val="24"/>
        </w:rPr>
      </w:pPr>
      <w:r w:rsidRPr="00814388">
        <w:rPr>
          <w:rFonts w:cstheme="minorHAnsi"/>
          <w:b/>
          <w:bCs/>
          <w:sz w:val="24"/>
          <w:szCs w:val="24"/>
        </w:rPr>
        <w:t>Dados do Protocolo:</w:t>
      </w:r>
    </w:p>
    <w:p w14:paraId="36F2D41D" w14:textId="77777777" w:rsidR="0028201A" w:rsidRPr="00814388" w:rsidRDefault="0028201A" w:rsidP="0028201A">
      <w:pPr>
        <w:spacing w:after="0"/>
        <w:ind w:right="-142"/>
        <w:rPr>
          <w:rFonts w:cstheme="minorHAnsi"/>
          <w:sz w:val="24"/>
          <w:szCs w:val="24"/>
        </w:rPr>
      </w:pPr>
      <w:r w:rsidRPr="00814388">
        <w:rPr>
          <w:rFonts w:cstheme="minorHAnsi"/>
          <w:sz w:val="24"/>
          <w:szCs w:val="24"/>
        </w:rPr>
        <w:t xml:space="preserve">informar a data da plenária, e no campo informações, informar o nome do profissional que está mudando de modalidade e a informação da situação </w:t>
      </w:r>
    </w:p>
    <w:p w14:paraId="1CC034A7" w14:textId="77777777" w:rsidR="0028201A" w:rsidRPr="00814388" w:rsidRDefault="0028201A" w:rsidP="0028201A">
      <w:pPr>
        <w:spacing w:after="0"/>
        <w:ind w:right="-142"/>
        <w:rPr>
          <w:rFonts w:cstheme="minorHAnsi"/>
          <w:sz w:val="24"/>
          <w:szCs w:val="24"/>
        </w:rPr>
      </w:pPr>
      <w:r w:rsidRPr="00814388">
        <w:rPr>
          <w:rFonts w:cstheme="minorHAnsi"/>
          <w:sz w:val="24"/>
          <w:szCs w:val="24"/>
        </w:rPr>
        <w:t xml:space="preserve">Incluir a situação EX: De DT para AT, e o(s) nome(s) do(os) profissional(ais) e o PA(s). </w:t>
      </w:r>
    </w:p>
    <w:p w14:paraId="14B0B586" w14:textId="77777777" w:rsidR="0028201A" w:rsidRPr="00814388" w:rsidRDefault="0028201A" w:rsidP="0028201A">
      <w:pPr>
        <w:spacing w:after="0"/>
        <w:ind w:right="-142"/>
        <w:rPr>
          <w:rFonts w:cstheme="minorHAnsi"/>
          <w:sz w:val="24"/>
          <w:szCs w:val="24"/>
        </w:rPr>
      </w:pPr>
      <w:r w:rsidRPr="00814388">
        <w:rPr>
          <w:rFonts w:cstheme="minorHAnsi"/>
          <w:sz w:val="24"/>
          <w:szCs w:val="24"/>
        </w:rPr>
        <w:t>Se houver outro procedimento no mesmo protocolo, deverá incluir – o procedimento e incluir o(s) nome(s) do(os) profissional(ais) e o PA(s).</w:t>
      </w:r>
    </w:p>
    <w:p w14:paraId="5A309AC3" w14:textId="77777777" w:rsidR="0028201A" w:rsidRPr="00814388" w:rsidRDefault="0028201A" w:rsidP="0028201A">
      <w:pPr>
        <w:autoSpaceDE w:val="0"/>
        <w:autoSpaceDN w:val="0"/>
        <w:adjustRightInd w:val="0"/>
        <w:spacing w:after="0"/>
        <w:rPr>
          <w:rFonts w:cstheme="minorHAnsi"/>
          <w:b/>
          <w:bCs/>
          <w:color w:val="000000"/>
          <w:sz w:val="24"/>
          <w:szCs w:val="24"/>
          <w:u w:val="single"/>
        </w:rPr>
      </w:pPr>
    </w:p>
    <w:p w14:paraId="15AE16D0" w14:textId="6A840D1F" w:rsidR="0028201A" w:rsidRPr="00814388" w:rsidRDefault="0028201A" w:rsidP="0028201A">
      <w:pPr>
        <w:autoSpaceDE w:val="0"/>
        <w:autoSpaceDN w:val="0"/>
        <w:adjustRightInd w:val="0"/>
        <w:spacing w:after="0"/>
        <w:rPr>
          <w:rFonts w:cstheme="minorHAnsi"/>
          <w:b/>
          <w:bCs/>
          <w:color w:val="000000"/>
          <w:sz w:val="24"/>
          <w:szCs w:val="24"/>
          <w:u w:val="single"/>
        </w:rPr>
      </w:pPr>
      <w:r w:rsidRPr="00814388">
        <w:rPr>
          <w:rFonts w:cstheme="minorHAnsi"/>
          <w:b/>
          <w:bCs/>
          <w:color w:val="000000"/>
          <w:sz w:val="24"/>
          <w:szCs w:val="24"/>
          <w:u w:val="single"/>
        </w:rPr>
        <w:t xml:space="preserve">Evolução </w:t>
      </w:r>
      <w:r w:rsidR="008B2EEA">
        <w:rPr>
          <w:rFonts w:cstheme="minorHAnsi"/>
          <w:b/>
          <w:bCs/>
          <w:color w:val="000000"/>
          <w:sz w:val="24"/>
          <w:szCs w:val="24"/>
          <w:u w:val="single"/>
        </w:rPr>
        <w:t xml:space="preserve">com e </w:t>
      </w:r>
      <w:r w:rsidRPr="00814388">
        <w:rPr>
          <w:rFonts w:cstheme="minorHAnsi"/>
          <w:b/>
          <w:bCs/>
          <w:color w:val="000000"/>
          <w:sz w:val="24"/>
          <w:szCs w:val="24"/>
          <w:u w:val="single"/>
        </w:rPr>
        <w:t>sem AD</w:t>
      </w:r>
    </w:p>
    <w:p w14:paraId="52ADF996" w14:textId="2914E198" w:rsidR="0028201A" w:rsidRPr="00814388" w:rsidRDefault="0028201A" w:rsidP="0028201A">
      <w:pPr>
        <w:autoSpaceDE w:val="0"/>
        <w:autoSpaceDN w:val="0"/>
        <w:adjustRightInd w:val="0"/>
        <w:spacing w:after="0"/>
        <w:rPr>
          <w:rFonts w:cstheme="minorHAnsi"/>
          <w:b/>
          <w:bCs/>
          <w:color w:val="FF0000"/>
          <w:sz w:val="24"/>
          <w:szCs w:val="24"/>
        </w:rPr>
      </w:pPr>
      <w:r w:rsidRPr="00814388">
        <w:rPr>
          <w:rFonts w:cstheme="minorHAnsi"/>
          <w:b/>
          <w:bCs/>
          <w:color w:val="000000"/>
          <w:sz w:val="24"/>
          <w:szCs w:val="24"/>
        </w:rPr>
        <w:t>Local da evolução</w:t>
      </w:r>
      <w:r w:rsidRPr="00814388">
        <w:rPr>
          <w:rFonts w:cstheme="minorHAnsi"/>
          <w:b/>
          <w:bCs/>
          <w:color w:val="000000"/>
          <w:sz w:val="24"/>
          <w:szCs w:val="24"/>
        </w:rPr>
        <w:sym w:font="Wingdings" w:char="F0E0"/>
      </w:r>
      <w:r w:rsidRPr="00814388">
        <w:rPr>
          <w:rFonts w:cstheme="minorHAnsi"/>
          <w:b/>
          <w:bCs/>
          <w:color w:val="000000"/>
          <w:sz w:val="24"/>
          <w:szCs w:val="24"/>
        </w:rPr>
        <w:t xml:space="preserve"> </w:t>
      </w:r>
      <w:r w:rsidR="008B2EEA">
        <w:rPr>
          <w:rFonts w:cstheme="minorHAnsi"/>
          <w:sz w:val="24"/>
          <w:szCs w:val="24"/>
        </w:rPr>
        <w:t>45</w:t>
      </w:r>
      <w:r w:rsidRPr="00814388">
        <w:rPr>
          <w:rFonts w:cstheme="minorHAnsi"/>
          <w:sz w:val="24"/>
          <w:szCs w:val="24"/>
        </w:rPr>
        <w:t xml:space="preserve"> – Cadastro PJ – Processo sem AD;</w:t>
      </w:r>
    </w:p>
    <w:p w14:paraId="774CC907" w14:textId="77777777" w:rsidR="0028201A" w:rsidRPr="00814388" w:rsidRDefault="0028201A" w:rsidP="0028201A">
      <w:pPr>
        <w:autoSpaceDE w:val="0"/>
        <w:autoSpaceDN w:val="0"/>
        <w:adjustRightInd w:val="0"/>
        <w:spacing w:after="0"/>
        <w:rPr>
          <w:rFonts w:cstheme="minorHAnsi"/>
          <w:b/>
          <w:bCs/>
          <w:sz w:val="24"/>
          <w:szCs w:val="24"/>
        </w:rPr>
      </w:pPr>
      <w:r w:rsidRPr="00814388">
        <w:rPr>
          <w:rFonts w:cstheme="minorHAnsi"/>
          <w:b/>
          <w:bCs/>
          <w:sz w:val="24"/>
          <w:szCs w:val="24"/>
        </w:rPr>
        <w:t xml:space="preserve">Situação </w:t>
      </w:r>
      <w:r w:rsidRPr="00814388">
        <w:rPr>
          <w:rFonts w:cstheme="minorHAnsi"/>
          <w:b/>
          <w:bCs/>
          <w:sz w:val="24"/>
          <w:szCs w:val="24"/>
        </w:rPr>
        <w:sym w:font="Wingdings" w:char="F0E0"/>
      </w:r>
      <w:r w:rsidRPr="00814388">
        <w:rPr>
          <w:rFonts w:cstheme="minorHAnsi"/>
          <w:b/>
          <w:bCs/>
          <w:sz w:val="24"/>
          <w:szCs w:val="24"/>
        </w:rPr>
        <w:t xml:space="preserve"> </w:t>
      </w:r>
      <w:r w:rsidRPr="00814388">
        <w:rPr>
          <w:rFonts w:cstheme="minorHAnsi"/>
          <w:sz w:val="24"/>
          <w:szCs w:val="24"/>
        </w:rPr>
        <w:t>1- Em andamento</w:t>
      </w:r>
      <w:r w:rsidRPr="00814388">
        <w:rPr>
          <w:rFonts w:cstheme="minorHAnsi"/>
          <w:b/>
          <w:bCs/>
          <w:sz w:val="24"/>
          <w:szCs w:val="24"/>
        </w:rPr>
        <w:t>;</w:t>
      </w:r>
    </w:p>
    <w:p w14:paraId="57C91411" w14:textId="77777777" w:rsidR="0028201A" w:rsidRPr="00814388" w:rsidRDefault="0028201A" w:rsidP="0028201A">
      <w:pPr>
        <w:autoSpaceDE w:val="0"/>
        <w:autoSpaceDN w:val="0"/>
        <w:adjustRightInd w:val="0"/>
        <w:spacing w:after="0"/>
        <w:rPr>
          <w:rFonts w:cstheme="minorHAnsi"/>
          <w:color w:val="FF0000"/>
          <w:sz w:val="24"/>
          <w:szCs w:val="24"/>
        </w:rPr>
      </w:pPr>
      <w:r w:rsidRPr="00814388">
        <w:rPr>
          <w:rFonts w:cstheme="minorHAnsi"/>
          <w:b/>
          <w:bCs/>
          <w:sz w:val="24"/>
          <w:szCs w:val="24"/>
        </w:rPr>
        <w:t>Julgamento</w:t>
      </w:r>
      <w:r w:rsidRPr="00814388">
        <w:rPr>
          <w:rFonts w:cstheme="minorHAnsi"/>
          <w:b/>
          <w:bCs/>
          <w:sz w:val="24"/>
          <w:szCs w:val="24"/>
        </w:rPr>
        <w:sym w:font="Wingdings" w:char="F0E0"/>
      </w:r>
      <w:r w:rsidRPr="00814388">
        <w:rPr>
          <w:rFonts w:cstheme="minorHAnsi"/>
          <w:b/>
          <w:bCs/>
          <w:sz w:val="24"/>
          <w:szCs w:val="24"/>
        </w:rPr>
        <w:t xml:space="preserve"> </w:t>
      </w:r>
      <w:r w:rsidRPr="00814388">
        <w:rPr>
          <w:rFonts w:cstheme="minorHAnsi"/>
          <w:sz w:val="24"/>
          <w:szCs w:val="24"/>
        </w:rPr>
        <w:t>27 – Para conferência;</w:t>
      </w:r>
      <w:r w:rsidRPr="00814388">
        <w:rPr>
          <w:rFonts w:cstheme="minorHAnsi"/>
          <w:b/>
          <w:bCs/>
          <w:sz w:val="24"/>
          <w:szCs w:val="24"/>
        </w:rPr>
        <w:t xml:space="preserve"> </w:t>
      </w:r>
    </w:p>
    <w:p w14:paraId="5813BA33" w14:textId="77777777" w:rsidR="0028201A" w:rsidRPr="00814388" w:rsidRDefault="0028201A" w:rsidP="0028201A">
      <w:pPr>
        <w:autoSpaceDE w:val="0"/>
        <w:autoSpaceDN w:val="0"/>
        <w:adjustRightInd w:val="0"/>
        <w:spacing w:after="0"/>
        <w:rPr>
          <w:rFonts w:cstheme="minorHAnsi"/>
          <w:color w:val="FF0000"/>
          <w:sz w:val="24"/>
          <w:szCs w:val="24"/>
        </w:rPr>
      </w:pPr>
      <w:r w:rsidRPr="00814388">
        <w:rPr>
          <w:rFonts w:cstheme="minorHAnsi"/>
          <w:b/>
          <w:bCs/>
          <w:sz w:val="24"/>
          <w:szCs w:val="24"/>
        </w:rPr>
        <w:t xml:space="preserve">Usuário </w:t>
      </w:r>
      <w:r w:rsidRPr="00814388">
        <w:rPr>
          <w:rFonts w:cstheme="minorHAnsi"/>
          <w:b/>
          <w:bCs/>
          <w:sz w:val="24"/>
          <w:szCs w:val="24"/>
        </w:rPr>
        <w:sym w:font="Wingdings" w:char="F0E0"/>
      </w:r>
      <w:r w:rsidRPr="00814388">
        <w:rPr>
          <w:rFonts w:cstheme="minorHAnsi"/>
          <w:b/>
          <w:bCs/>
          <w:sz w:val="24"/>
          <w:szCs w:val="24"/>
        </w:rPr>
        <w:t xml:space="preserve"> </w:t>
      </w:r>
      <w:r w:rsidRPr="00814388">
        <w:rPr>
          <w:rFonts w:cstheme="minorHAnsi"/>
          <w:sz w:val="24"/>
          <w:szCs w:val="24"/>
        </w:rPr>
        <w:t xml:space="preserve">255 – </w:t>
      </w:r>
      <w:proofErr w:type="spellStart"/>
      <w:r w:rsidRPr="00814388">
        <w:rPr>
          <w:rFonts w:cstheme="minorHAnsi"/>
          <w:sz w:val="24"/>
          <w:szCs w:val="24"/>
        </w:rPr>
        <w:t>Melany</w:t>
      </w:r>
      <w:proofErr w:type="spellEnd"/>
      <w:r w:rsidRPr="00814388">
        <w:rPr>
          <w:rFonts w:cstheme="minorHAnsi"/>
          <w:sz w:val="24"/>
          <w:szCs w:val="24"/>
        </w:rPr>
        <w:t xml:space="preserve"> Caroline de Souza Ribeiro.</w:t>
      </w:r>
    </w:p>
    <w:p w14:paraId="07DB1132" w14:textId="77777777" w:rsidR="0028201A" w:rsidRPr="00814388" w:rsidRDefault="0028201A" w:rsidP="0028201A">
      <w:pPr>
        <w:spacing w:after="0"/>
        <w:rPr>
          <w:rFonts w:cstheme="minorHAnsi"/>
          <w:sz w:val="24"/>
          <w:szCs w:val="24"/>
        </w:rPr>
      </w:pPr>
    </w:p>
    <w:p w14:paraId="0FA200C7" w14:textId="77777777" w:rsidR="0028201A" w:rsidRDefault="0028201A" w:rsidP="0028201A">
      <w:pPr>
        <w:spacing w:after="0"/>
        <w:rPr>
          <w:rFonts w:cstheme="minorHAnsi"/>
          <w:b/>
          <w:bCs/>
          <w:sz w:val="24"/>
          <w:szCs w:val="24"/>
        </w:rPr>
      </w:pPr>
    </w:p>
    <w:p w14:paraId="60A61467" w14:textId="77777777" w:rsidR="008B2EEA" w:rsidRDefault="008B2EEA" w:rsidP="0028201A">
      <w:pPr>
        <w:spacing w:after="0"/>
        <w:rPr>
          <w:rFonts w:cstheme="minorHAnsi"/>
          <w:b/>
          <w:bCs/>
          <w:sz w:val="24"/>
          <w:szCs w:val="24"/>
        </w:rPr>
      </w:pPr>
    </w:p>
    <w:p w14:paraId="139EE02B" w14:textId="77777777" w:rsidR="008B2EEA" w:rsidRDefault="008B2EEA" w:rsidP="0028201A">
      <w:pPr>
        <w:spacing w:after="0"/>
        <w:rPr>
          <w:rFonts w:cstheme="minorHAnsi"/>
          <w:b/>
          <w:bCs/>
          <w:sz w:val="24"/>
          <w:szCs w:val="24"/>
        </w:rPr>
      </w:pPr>
    </w:p>
    <w:p w14:paraId="1B61A49A" w14:textId="77777777" w:rsidR="008B2EEA" w:rsidRDefault="008B2EEA" w:rsidP="0028201A">
      <w:pPr>
        <w:spacing w:after="0"/>
        <w:rPr>
          <w:rFonts w:cstheme="minorHAnsi"/>
          <w:b/>
          <w:bCs/>
          <w:sz w:val="24"/>
          <w:szCs w:val="24"/>
        </w:rPr>
      </w:pPr>
    </w:p>
    <w:p w14:paraId="3A6978A1" w14:textId="77777777" w:rsidR="008B2EEA" w:rsidRDefault="008B2EEA" w:rsidP="0028201A">
      <w:pPr>
        <w:spacing w:after="0"/>
        <w:rPr>
          <w:rFonts w:cstheme="minorHAnsi"/>
          <w:b/>
          <w:bCs/>
          <w:sz w:val="24"/>
          <w:szCs w:val="24"/>
        </w:rPr>
      </w:pPr>
    </w:p>
    <w:p w14:paraId="350BC935" w14:textId="77777777" w:rsidR="008B2EEA" w:rsidRDefault="008B2EEA" w:rsidP="0028201A">
      <w:pPr>
        <w:spacing w:after="0"/>
        <w:rPr>
          <w:rFonts w:cstheme="minorHAnsi"/>
          <w:b/>
          <w:bCs/>
          <w:sz w:val="24"/>
          <w:szCs w:val="24"/>
        </w:rPr>
      </w:pPr>
    </w:p>
    <w:p w14:paraId="5906F326" w14:textId="77777777" w:rsidR="008B2EEA" w:rsidRPr="00814388" w:rsidRDefault="008B2EEA" w:rsidP="0028201A">
      <w:pPr>
        <w:spacing w:after="0"/>
        <w:rPr>
          <w:rFonts w:cstheme="minorHAnsi"/>
          <w:b/>
          <w:bCs/>
          <w:sz w:val="24"/>
          <w:szCs w:val="24"/>
        </w:rPr>
      </w:pPr>
    </w:p>
    <w:p w14:paraId="55047B77" w14:textId="77777777" w:rsidR="0028201A" w:rsidRPr="00814388" w:rsidRDefault="0028201A" w:rsidP="0028201A">
      <w:pPr>
        <w:autoSpaceDE w:val="0"/>
        <w:autoSpaceDN w:val="0"/>
        <w:adjustRightInd w:val="0"/>
        <w:spacing w:after="0"/>
        <w:rPr>
          <w:rFonts w:cstheme="minorHAnsi"/>
          <w:b/>
          <w:bCs/>
          <w:sz w:val="24"/>
          <w:szCs w:val="24"/>
        </w:rPr>
      </w:pPr>
      <w:r w:rsidRPr="00814388">
        <w:rPr>
          <w:rFonts w:cstheme="minorHAnsi"/>
          <w:b/>
          <w:bCs/>
          <w:sz w:val="24"/>
          <w:szCs w:val="24"/>
        </w:rPr>
        <w:lastRenderedPageBreak/>
        <w:t xml:space="preserve">Para salvar em </w:t>
      </w:r>
      <w:proofErr w:type="spellStart"/>
      <w:r w:rsidRPr="00814388">
        <w:rPr>
          <w:rFonts w:cstheme="minorHAnsi"/>
          <w:b/>
          <w:bCs/>
          <w:sz w:val="24"/>
          <w:szCs w:val="24"/>
        </w:rPr>
        <w:t>Arkivus</w:t>
      </w:r>
      <w:proofErr w:type="spellEnd"/>
      <w:r w:rsidRPr="00814388">
        <w:rPr>
          <w:rFonts w:cstheme="minorHAnsi"/>
          <w:b/>
          <w:bCs/>
          <w:sz w:val="24"/>
          <w:szCs w:val="24"/>
        </w:rPr>
        <w:t xml:space="preserve"> (GED):</w:t>
      </w:r>
    </w:p>
    <w:p w14:paraId="28016A06" w14:textId="77777777" w:rsidR="0028201A" w:rsidRPr="00814388" w:rsidRDefault="0028201A" w:rsidP="0028201A">
      <w:pPr>
        <w:autoSpaceDE w:val="0"/>
        <w:autoSpaceDN w:val="0"/>
        <w:adjustRightInd w:val="0"/>
        <w:spacing w:after="0" w:line="240" w:lineRule="auto"/>
        <w:rPr>
          <w:rFonts w:cstheme="minorHAnsi"/>
          <w:sz w:val="24"/>
          <w:szCs w:val="24"/>
        </w:rPr>
      </w:pPr>
      <w:r w:rsidRPr="00814388">
        <w:rPr>
          <w:rFonts w:cstheme="minorHAnsi"/>
          <w:sz w:val="24"/>
          <w:szCs w:val="24"/>
        </w:rPr>
        <w:t>O documento (cópia do protocolo no CRF em casa e cópia do termo de compromisso da empresa) deverá ser salvo com o nome “Alteração de Modalidade Protocolo n.º ...............”. Se o procedimento for 01 alteração de horário com 01 ingresso ou alteração de modalidade por exemplo, deverá salvar novamente com o nome do protocolo de acordo com o procedimento “Ingresso Responsabilidade Protocolo n.º ...............” ou “Alteração de Modalidade Protocolo n.º .................” e salvar na pasta correspondente.</w:t>
      </w:r>
    </w:p>
    <w:p w14:paraId="594D259F" w14:textId="77777777" w:rsidR="0028201A" w:rsidRPr="00814388" w:rsidRDefault="0028201A" w:rsidP="0028201A">
      <w:pPr>
        <w:autoSpaceDE w:val="0"/>
        <w:autoSpaceDN w:val="0"/>
        <w:adjustRightInd w:val="0"/>
        <w:spacing w:after="0"/>
        <w:rPr>
          <w:rFonts w:cstheme="minorHAnsi"/>
          <w:sz w:val="24"/>
          <w:szCs w:val="24"/>
        </w:rPr>
      </w:pPr>
      <w:r w:rsidRPr="00814388">
        <w:rPr>
          <w:rFonts w:cstheme="minorHAnsi"/>
          <w:sz w:val="24"/>
          <w:szCs w:val="24"/>
        </w:rPr>
        <w:t>Caso tenha mais de um profissional, deverá salvar o mesmo arquivo para cada profissional.</w:t>
      </w:r>
    </w:p>
    <w:p w14:paraId="7FA91C80" w14:textId="77777777" w:rsidR="0028201A" w:rsidRPr="00814388" w:rsidRDefault="0028201A" w:rsidP="0028201A">
      <w:pPr>
        <w:autoSpaceDE w:val="0"/>
        <w:autoSpaceDN w:val="0"/>
        <w:adjustRightInd w:val="0"/>
        <w:spacing w:after="0"/>
        <w:rPr>
          <w:rFonts w:cstheme="minorHAnsi"/>
          <w:sz w:val="24"/>
          <w:szCs w:val="24"/>
          <w:u w:val="single"/>
        </w:rPr>
      </w:pPr>
      <w:r w:rsidRPr="00814388">
        <w:rPr>
          <w:rFonts w:cstheme="minorHAnsi"/>
          <w:sz w:val="24"/>
          <w:szCs w:val="24"/>
          <w:u w:val="single"/>
        </w:rPr>
        <w:t>**Somente no processo de registro de empresa todos os documentos do protocolo no CRF em casa deverão ser salvos no GED.</w:t>
      </w:r>
    </w:p>
    <w:p w14:paraId="15B74F3E" w14:textId="77777777" w:rsidR="0028201A" w:rsidRPr="00814388" w:rsidRDefault="0028201A" w:rsidP="0028201A">
      <w:pPr>
        <w:autoSpaceDE w:val="0"/>
        <w:autoSpaceDN w:val="0"/>
        <w:adjustRightInd w:val="0"/>
        <w:spacing w:after="0"/>
        <w:rPr>
          <w:rFonts w:cstheme="minorHAnsi"/>
          <w:b/>
          <w:bCs/>
          <w:sz w:val="24"/>
          <w:szCs w:val="24"/>
        </w:rPr>
      </w:pPr>
      <w:r w:rsidRPr="00814388">
        <w:rPr>
          <w:rFonts w:cstheme="minorHAnsi"/>
          <w:sz w:val="24"/>
          <w:szCs w:val="24"/>
        </w:rPr>
        <w:t xml:space="preserve">Quando abrir o aplicativo já aparecerá a tela de pastas do </w:t>
      </w:r>
      <w:r w:rsidRPr="00814388">
        <w:rPr>
          <w:rFonts w:cstheme="minorHAnsi"/>
          <w:b/>
          <w:bCs/>
          <w:sz w:val="24"/>
          <w:szCs w:val="24"/>
        </w:rPr>
        <w:t xml:space="preserve">CRF </w:t>
      </w:r>
      <w:r w:rsidRPr="00814388">
        <w:rPr>
          <w:rFonts w:cstheme="minorHAnsi"/>
          <w:b/>
          <w:bCs/>
          <w:sz w:val="24"/>
          <w:szCs w:val="24"/>
        </w:rPr>
        <w:sym w:font="Wingdings" w:char="F0E0"/>
      </w:r>
      <w:r w:rsidRPr="00814388">
        <w:rPr>
          <w:rFonts w:cstheme="minorHAnsi"/>
          <w:b/>
          <w:bCs/>
          <w:sz w:val="24"/>
          <w:szCs w:val="24"/>
        </w:rPr>
        <w:t xml:space="preserve"> Processos CRF</w:t>
      </w:r>
    </w:p>
    <w:p w14:paraId="3467B100" w14:textId="77777777" w:rsidR="0028201A" w:rsidRPr="00814388" w:rsidRDefault="0028201A" w:rsidP="0028201A">
      <w:pPr>
        <w:autoSpaceDE w:val="0"/>
        <w:autoSpaceDN w:val="0"/>
        <w:adjustRightInd w:val="0"/>
        <w:spacing w:after="0"/>
        <w:rPr>
          <w:rFonts w:cstheme="minorHAnsi"/>
          <w:sz w:val="24"/>
          <w:szCs w:val="24"/>
        </w:rPr>
      </w:pPr>
      <w:r w:rsidRPr="00814388">
        <w:rPr>
          <w:rFonts w:cstheme="minorHAnsi"/>
          <w:sz w:val="24"/>
          <w:szCs w:val="24"/>
        </w:rPr>
        <w:t>Neste caso a pasta já foi criada, quando o profissional fez o ingresso.</w:t>
      </w:r>
    </w:p>
    <w:p w14:paraId="08FE1EAD" w14:textId="77777777" w:rsidR="0028201A" w:rsidRPr="00814388" w:rsidRDefault="0028201A" w:rsidP="0028201A">
      <w:pPr>
        <w:autoSpaceDE w:val="0"/>
        <w:autoSpaceDN w:val="0"/>
        <w:adjustRightInd w:val="0"/>
        <w:spacing w:after="0"/>
        <w:rPr>
          <w:rFonts w:cstheme="minorHAnsi"/>
          <w:b/>
          <w:bCs/>
          <w:i/>
          <w:iCs/>
          <w:sz w:val="24"/>
          <w:szCs w:val="24"/>
        </w:rPr>
      </w:pPr>
      <w:r w:rsidRPr="00814388">
        <w:rPr>
          <w:rFonts w:cstheme="minorHAnsi"/>
          <w:b/>
          <w:bCs/>
          <w:i/>
          <w:iCs/>
          <w:sz w:val="24"/>
          <w:szCs w:val="24"/>
        </w:rPr>
        <w:t>Pesquisar no repositório</w:t>
      </w:r>
    </w:p>
    <w:p w14:paraId="17EB85E0" w14:textId="77777777" w:rsidR="0028201A" w:rsidRPr="00814388" w:rsidRDefault="0028201A" w:rsidP="0028201A">
      <w:pPr>
        <w:autoSpaceDE w:val="0"/>
        <w:autoSpaceDN w:val="0"/>
        <w:adjustRightInd w:val="0"/>
        <w:spacing w:after="0"/>
        <w:rPr>
          <w:rFonts w:cstheme="minorHAnsi"/>
          <w:sz w:val="24"/>
          <w:szCs w:val="24"/>
        </w:rPr>
      </w:pPr>
      <w:r w:rsidRPr="00814388">
        <w:rPr>
          <w:rFonts w:cstheme="minorHAnsi"/>
          <w:b/>
          <w:bCs/>
          <w:sz w:val="24"/>
          <w:szCs w:val="24"/>
        </w:rPr>
        <w:t>1.1</w:t>
      </w:r>
      <w:r w:rsidRPr="00814388">
        <w:rPr>
          <w:rFonts w:cstheme="minorHAnsi"/>
          <w:sz w:val="24"/>
          <w:szCs w:val="24"/>
        </w:rPr>
        <w:t xml:space="preserve"> Informar os dados da pasta - PA empresa PA profissional;</w:t>
      </w:r>
    </w:p>
    <w:p w14:paraId="417BB09A" w14:textId="77777777" w:rsidR="0028201A" w:rsidRPr="00814388" w:rsidRDefault="0028201A" w:rsidP="0028201A">
      <w:pPr>
        <w:spacing w:after="0"/>
        <w:rPr>
          <w:rFonts w:cstheme="minorHAnsi"/>
          <w:b/>
          <w:bCs/>
          <w:sz w:val="24"/>
          <w:szCs w:val="24"/>
        </w:rPr>
      </w:pPr>
      <w:r w:rsidRPr="00814388">
        <w:rPr>
          <w:rFonts w:cstheme="minorHAnsi"/>
          <w:b/>
          <w:bCs/>
          <w:sz w:val="24"/>
          <w:szCs w:val="24"/>
        </w:rPr>
        <w:t>1.2</w:t>
      </w:r>
      <w:r w:rsidRPr="00814388">
        <w:rPr>
          <w:rFonts w:cstheme="minorHAnsi"/>
          <w:sz w:val="24"/>
          <w:szCs w:val="24"/>
        </w:rPr>
        <w:t xml:space="preserve"> Arraste o documento salvo para dentro da pasta.</w:t>
      </w:r>
    </w:p>
    <w:p w14:paraId="4132CFB3" w14:textId="77777777" w:rsidR="00B65A11" w:rsidRPr="00814388" w:rsidRDefault="00B65A11">
      <w:pPr>
        <w:spacing w:line="259" w:lineRule="auto"/>
        <w:jc w:val="left"/>
        <w:rPr>
          <w:rFonts w:cstheme="minorHAnsi"/>
          <w:sz w:val="24"/>
          <w:szCs w:val="24"/>
        </w:rPr>
      </w:pPr>
      <w:r w:rsidRPr="00814388">
        <w:rPr>
          <w:rFonts w:cstheme="minorHAnsi"/>
          <w:sz w:val="24"/>
          <w:szCs w:val="24"/>
        </w:rPr>
        <w:br w:type="page"/>
      </w:r>
    </w:p>
    <w:p w14:paraId="5556D201" w14:textId="77777777" w:rsidR="00B65A11" w:rsidRPr="00814388" w:rsidRDefault="00B65A11" w:rsidP="00560259">
      <w:pPr>
        <w:spacing w:after="0"/>
        <w:jc w:val="center"/>
        <w:rPr>
          <w:rFonts w:cstheme="minorHAnsi"/>
          <w:b/>
          <w:bCs/>
          <w:sz w:val="24"/>
          <w:szCs w:val="24"/>
        </w:rPr>
      </w:pPr>
      <w:r w:rsidRPr="00814388">
        <w:rPr>
          <w:rFonts w:cstheme="minorHAnsi"/>
          <w:b/>
          <w:bCs/>
          <w:sz w:val="24"/>
          <w:szCs w:val="24"/>
        </w:rPr>
        <w:lastRenderedPageBreak/>
        <w:t>Documentos adicionais e observações pertin</w:t>
      </w:r>
      <w:r w:rsidR="00560259" w:rsidRPr="00814388">
        <w:rPr>
          <w:rFonts w:cstheme="minorHAnsi"/>
          <w:b/>
          <w:bCs/>
          <w:sz w:val="24"/>
          <w:szCs w:val="24"/>
        </w:rPr>
        <w:t>entes que variam de acordo com a Natureza de Atividade do estabelecimento.</w:t>
      </w:r>
    </w:p>
    <w:p w14:paraId="7EC3513E" w14:textId="77777777" w:rsidR="00560259" w:rsidRPr="00814388" w:rsidRDefault="00560259" w:rsidP="00560259">
      <w:pPr>
        <w:spacing w:after="0"/>
        <w:jc w:val="center"/>
        <w:rPr>
          <w:ins w:id="10" w:author="ALL" w:date="2007-06-25T20:11:00Z"/>
          <w:rFonts w:cstheme="minorHAnsi"/>
          <w:b/>
          <w:bCs/>
          <w:sz w:val="24"/>
          <w:szCs w:val="24"/>
        </w:rPr>
      </w:pPr>
    </w:p>
    <w:p w14:paraId="2610B268" w14:textId="77777777" w:rsidR="00B65A11" w:rsidRPr="00814388" w:rsidRDefault="00B65A11" w:rsidP="00B65A11">
      <w:pPr>
        <w:spacing w:after="0"/>
        <w:rPr>
          <w:rFonts w:cstheme="minorHAnsi"/>
          <w:b/>
          <w:bCs/>
          <w:sz w:val="24"/>
          <w:szCs w:val="24"/>
          <w:u w:val="single"/>
        </w:rPr>
      </w:pPr>
      <w:r w:rsidRPr="00814388">
        <w:rPr>
          <w:rFonts w:cstheme="minorHAnsi"/>
          <w:b/>
          <w:bCs/>
          <w:sz w:val="24"/>
          <w:szCs w:val="24"/>
        </w:rPr>
        <w:t>1.1 Farmácia de Dispensação ou Comunitária</w:t>
      </w:r>
    </w:p>
    <w:p w14:paraId="6999156C" w14:textId="77777777" w:rsidR="00B65A11" w:rsidRPr="00814388" w:rsidRDefault="00B65A11" w:rsidP="00B65A11">
      <w:pPr>
        <w:spacing w:after="0"/>
        <w:rPr>
          <w:rFonts w:cstheme="minorHAnsi"/>
          <w:b/>
          <w:bCs/>
          <w:sz w:val="24"/>
          <w:szCs w:val="24"/>
        </w:rPr>
      </w:pPr>
      <w:r w:rsidRPr="00814388">
        <w:rPr>
          <w:rFonts w:cstheme="minorHAnsi"/>
          <w:bCs/>
          <w:sz w:val="24"/>
          <w:szCs w:val="24"/>
        </w:rPr>
        <w:t>1.1.1</w:t>
      </w:r>
      <w:r w:rsidRPr="00814388">
        <w:rPr>
          <w:rFonts w:cstheme="minorHAnsi"/>
          <w:sz w:val="24"/>
          <w:szCs w:val="24"/>
        </w:rPr>
        <w:t xml:space="preserve"> </w:t>
      </w:r>
      <w:r w:rsidRPr="00814388">
        <w:rPr>
          <w:rFonts w:cstheme="minorHAnsi"/>
          <w:bCs/>
          <w:sz w:val="24"/>
          <w:szCs w:val="24"/>
        </w:rPr>
        <w:t>O profissional farmacêutico pode assumir a responsabilidade técnica, não necessitando de habilitação específica;</w:t>
      </w:r>
    </w:p>
    <w:p w14:paraId="30D7C1AD" w14:textId="77777777" w:rsidR="00B65A11" w:rsidRPr="00814388" w:rsidRDefault="00B65A11" w:rsidP="00B65A11">
      <w:pPr>
        <w:spacing w:after="0"/>
        <w:rPr>
          <w:rFonts w:cstheme="minorHAnsi"/>
          <w:b/>
          <w:bCs/>
          <w:sz w:val="24"/>
          <w:szCs w:val="24"/>
        </w:rPr>
      </w:pPr>
      <w:r w:rsidRPr="00814388">
        <w:rPr>
          <w:rFonts w:cstheme="minorHAnsi"/>
          <w:b/>
          <w:bCs/>
          <w:sz w:val="24"/>
          <w:szCs w:val="24"/>
        </w:rPr>
        <w:t>1.1.2</w:t>
      </w:r>
      <w:r w:rsidR="001835EA" w:rsidRPr="00814388">
        <w:rPr>
          <w:rFonts w:cstheme="minorHAnsi"/>
          <w:sz w:val="24"/>
          <w:szCs w:val="24"/>
        </w:rPr>
        <w:t xml:space="preserve"> </w:t>
      </w:r>
      <w:r w:rsidRPr="00814388">
        <w:rPr>
          <w:rFonts w:cstheme="minorHAnsi"/>
          <w:bCs/>
          <w:sz w:val="24"/>
          <w:szCs w:val="24"/>
        </w:rPr>
        <w:t>Deve ter profissional habilitado por todo horário de funcionamento, devendo ter quantos profissionais forem necessários, conforme art. 15 da Lei 5.991/73;</w:t>
      </w:r>
    </w:p>
    <w:p w14:paraId="602DE3D6" w14:textId="77777777" w:rsidR="00B65A11" w:rsidRPr="00814388" w:rsidRDefault="00B65A11" w:rsidP="00B65A11">
      <w:pPr>
        <w:spacing w:after="0"/>
        <w:rPr>
          <w:rFonts w:cstheme="minorHAnsi"/>
          <w:b/>
          <w:bCs/>
          <w:sz w:val="24"/>
          <w:szCs w:val="24"/>
        </w:rPr>
      </w:pPr>
      <w:r w:rsidRPr="00814388">
        <w:rPr>
          <w:rFonts w:cstheme="minorHAnsi"/>
          <w:b/>
          <w:bCs/>
          <w:sz w:val="24"/>
          <w:szCs w:val="24"/>
        </w:rPr>
        <w:t>1.1.3</w:t>
      </w:r>
      <w:r w:rsidRPr="00814388">
        <w:rPr>
          <w:rFonts w:cstheme="minorHAnsi"/>
          <w:sz w:val="24"/>
          <w:szCs w:val="24"/>
        </w:rPr>
        <w:t xml:space="preserve"> </w:t>
      </w:r>
      <w:r w:rsidRPr="00814388">
        <w:rPr>
          <w:rFonts w:cstheme="minorHAnsi"/>
          <w:bCs/>
          <w:sz w:val="24"/>
          <w:szCs w:val="24"/>
          <w:u w:val="single"/>
        </w:rPr>
        <w:t>Carga horária de Assistência farmacêutica</w:t>
      </w:r>
      <w:r w:rsidRPr="00814388">
        <w:rPr>
          <w:rFonts w:cstheme="minorHAnsi"/>
          <w:b/>
          <w:bCs/>
          <w:sz w:val="24"/>
          <w:szCs w:val="24"/>
        </w:rPr>
        <w:t xml:space="preserve"> </w:t>
      </w:r>
    </w:p>
    <w:p w14:paraId="5B8A6859" w14:textId="77777777" w:rsidR="00B65A11" w:rsidRPr="00814388" w:rsidRDefault="00B65A11" w:rsidP="00B65A11">
      <w:pPr>
        <w:spacing w:after="0"/>
        <w:rPr>
          <w:rFonts w:cstheme="minorHAnsi"/>
          <w:b/>
          <w:bCs/>
          <w:sz w:val="24"/>
          <w:szCs w:val="24"/>
        </w:rPr>
      </w:pPr>
      <w:r w:rsidRPr="00814388">
        <w:rPr>
          <w:rFonts w:cstheme="minorHAnsi"/>
          <w:bCs/>
          <w:sz w:val="24"/>
          <w:szCs w:val="24"/>
        </w:rPr>
        <w:t>A assistência técnica deverá ser para todo o horário de funcionamento.</w:t>
      </w:r>
    </w:p>
    <w:p w14:paraId="67D215D7" w14:textId="77777777" w:rsidR="00B65A11" w:rsidRPr="00814388" w:rsidRDefault="00B65A11" w:rsidP="00B65A11">
      <w:pPr>
        <w:spacing w:after="0"/>
        <w:rPr>
          <w:rFonts w:cstheme="minorHAnsi"/>
          <w:sz w:val="24"/>
          <w:szCs w:val="24"/>
        </w:rPr>
      </w:pPr>
    </w:p>
    <w:p w14:paraId="019CCE73" w14:textId="77777777" w:rsidR="00B65A11" w:rsidRPr="00814388" w:rsidRDefault="00B65A11" w:rsidP="00B65A11">
      <w:pPr>
        <w:spacing w:after="0"/>
        <w:rPr>
          <w:rFonts w:cstheme="minorHAnsi"/>
          <w:b/>
          <w:bCs/>
          <w:sz w:val="24"/>
          <w:szCs w:val="24"/>
        </w:rPr>
      </w:pPr>
      <w:r w:rsidRPr="00814388">
        <w:rPr>
          <w:rFonts w:cstheme="minorHAnsi"/>
          <w:b/>
          <w:bCs/>
          <w:sz w:val="24"/>
          <w:szCs w:val="24"/>
        </w:rPr>
        <w:t>1.2 Farmácia Hospitalar</w:t>
      </w:r>
    </w:p>
    <w:p w14:paraId="77A8B01F" w14:textId="77777777" w:rsidR="00B65A11" w:rsidRPr="00814388" w:rsidRDefault="00B65A11" w:rsidP="00B65A11">
      <w:pPr>
        <w:spacing w:after="0"/>
        <w:rPr>
          <w:rFonts w:cstheme="minorHAnsi"/>
          <w:b/>
          <w:bCs/>
          <w:color w:val="1E1E1E"/>
          <w:sz w:val="24"/>
          <w:szCs w:val="24"/>
          <w:shd w:val="clear" w:color="auto" w:fill="FFFFFF"/>
        </w:rPr>
      </w:pPr>
      <w:r w:rsidRPr="00814388">
        <w:rPr>
          <w:rFonts w:cstheme="minorHAnsi"/>
          <w:b/>
          <w:bCs/>
          <w:sz w:val="24"/>
          <w:szCs w:val="24"/>
        </w:rPr>
        <w:t>1.2.1</w:t>
      </w:r>
      <w:r w:rsidRPr="00814388">
        <w:rPr>
          <w:rFonts w:cstheme="minorHAnsi"/>
          <w:sz w:val="24"/>
          <w:szCs w:val="24"/>
        </w:rPr>
        <w:t xml:space="preserve"> </w:t>
      </w:r>
      <w:r w:rsidRPr="00814388">
        <w:rPr>
          <w:rFonts w:cstheme="minorHAnsi"/>
          <w:bCs/>
          <w:sz w:val="24"/>
          <w:szCs w:val="24"/>
        </w:rPr>
        <w:t xml:space="preserve">O profissional farmacêutico deverá comprovar que cursou disciplina de </w:t>
      </w:r>
      <w:r w:rsidRPr="00814388">
        <w:rPr>
          <w:rFonts w:cstheme="minorHAnsi"/>
          <w:bCs/>
          <w:color w:val="1E1E1E"/>
          <w:sz w:val="24"/>
          <w:szCs w:val="24"/>
          <w:shd w:val="clear" w:color="auto" w:fill="FFFFFF"/>
        </w:rPr>
        <w:t xml:space="preserve">farmácia hospitalar com carga horária mínima de 50 horas; ou concluído curso específico em farmácia hospitalar de no mínimo 80 horas, reconhecido pelo CRF-PR e/ou chancelado pela SBRAFH; ou ainda, ter título de especialista, mestre ou doutor em farmácia hospitalar. </w:t>
      </w:r>
    </w:p>
    <w:p w14:paraId="1D7984C2" w14:textId="77777777" w:rsidR="00B65A11" w:rsidRPr="00814388" w:rsidRDefault="00B65A11" w:rsidP="00B65A11">
      <w:pPr>
        <w:spacing w:after="0"/>
        <w:rPr>
          <w:rFonts w:cstheme="minorHAnsi"/>
          <w:b/>
          <w:bCs/>
          <w:sz w:val="24"/>
          <w:szCs w:val="24"/>
        </w:rPr>
      </w:pPr>
      <w:r w:rsidRPr="00814388">
        <w:rPr>
          <w:rFonts w:cstheme="minorHAnsi"/>
          <w:bCs/>
          <w:color w:val="1E1E1E"/>
          <w:sz w:val="24"/>
          <w:szCs w:val="24"/>
          <w:shd w:val="clear" w:color="auto" w:fill="FFFFFF"/>
        </w:rPr>
        <w:t xml:space="preserve">Se </w:t>
      </w:r>
      <w:r w:rsidRPr="00814388">
        <w:rPr>
          <w:rFonts w:cstheme="minorHAnsi"/>
          <w:bCs/>
          <w:sz w:val="24"/>
          <w:szCs w:val="24"/>
        </w:rPr>
        <w:t xml:space="preserve">não dispor de nenhum destes requisitos, deverá pelo menos apresentar declaração de matrícula no curso </w:t>
      </w:r>
      <w:r w:rsidRPr="00814388">
        <w:rPr>
          <w:rFonts w:cstheme="minorHAnsi"/>
          <w:bCs/>
          <w:color w:val="1E1E1E"/>
          <w:sz w:val="24"/>
          <w:szCs w:val="24"/>
          <w:shd w:val="clear" w:color="auto" w:fill="FFFFFF"/>
        </w:rPr>
        <w:t>específico</w:t>
      </w:r>
      <w:r w:rsidRPr="00814388">
        <w:rPr>
          <w:rFonts w:cstheme="minorHAnsi"/>
          <w:bCs/>
          <w:sz w:val="24"/>
          <w:szCs w:val="24"/>
        </w:rPr>
        <w:t>, sendo que a emissão da CRT estará condicionada a apresentação do certificado de conclusão do curso.</w:t>
      </w:r>
    </w:p>
    <w:p w14:paraId="59E6D048" w14:textId="77777777" w:rsidR="00B65A11" w:rsidRPr="00814388" w:rsidRDefault="00B65A11" w:rsidP="00B65A11">
      <w:pPr>
        <w:spacing w:after="0"/>
        <w:rPr>
          <w:rFonts w:cstheme="minorHAnsi"/>
          <w:b/>
          <w:bCs/>
          <w:color w:val="1E1E1E"/>
          <w:sz w:val="24"/>
          <w:szCs w:val="24"/>
          <w:u w:val="single"/>
          <w:shd w:val="clear" w:color="auto" w:fill="FFFFFF"/>
        </w:rPr>
      </w:pPr>
      <w:r w:rsidRPr="00814388">
        <w:rPr>
          <w:rFonts w:cstheme="minorHAnsi"/>
          <w:b/>
          <w:bCs/>
          <w:sz w:val="24"/>
          <w:szCs w:val="24"/>
        </w:rPr>
        <w:t>1.2.2</w:t>
      </w:r>
      <w:r w:rsidRPr="00814388">
        <w:rPr>
          <w:rFonts w:cstheme="minorHAnsi"/>
          <w:sz w:val="24"/>
          <w:szCs w:val="24"/>
        </w:rPr>
        <w:t xml:space="preserve"> </w:t>
      </w:r>
      <w:r w:rsidRPr="00814388">
        <w:rPr>
          <w:rFonts w:cstheme="minorHAnsi"/>
          <w:bCs/>
          <w:color w:val="1E1E1E"/>
          <w:sz w:val="24"/>
          <w:szCs w:val="24"/>
          <w:u w:val="single"/>
          <w:shd w:val="clear" w:color="auto" w:fill="FFFFFF"/>
        </w:rPr>
        <w:t>Declaração de Estrutura Hospitalar</w:t>
      </w:r>
    </w:p>
    <w:p w14:paraId="06D130C7" w14:textId="77777777" w:rsidR="00B65A11" w:rsidRPr="00814388" w:rsidRDefault="00B65A11" w:rsidP="00B65A11">
      <w:pPr>
        <w:spacing w:after="0"/>
        <w:rPr>
          <w:rFonts w:cstheme="minorHAnsi"/>
          <w:b/>
          <w:bCs/>
          <w:sz w:val="24"/>
          <w:szCs w:val="24"/>
          <w:u w:val="single"/>
        </w:rPr>
      </w:pPr>
      <w:r w:rsidRPr="00814388">
        <w:rPr>
          <w:rFonts w:cstheme="minorHAnsi"/>
          <w:b/>
          <w:bCs/>
          <w:sz w:val="24"/>
          <w:szCs w:val="24"/>
        </w:rPr>
        <w:t>1.2.3</w:t>
      </w:r>
      <w:r w:rsidRPr="00814388">
        <w:rPr>
          <w:rFonts w:cstheme="minorHAnsi"/>
          <w:sz w:val="24"/>
          <w:szCs w:val="24"/>
        </w:rPr>
        <w:t xml:space="preserve"> </w:t>
      </w:r>
      <w:r w:rsidRPr="00814388">
        <w:rPr>
          <w:rFonts w:cstheme="minorHAnsi"/>
          <w:bCs/>
          <w:sz w:val="24"/>
          <w:szCs w:val="24"/>
          <w:u w:val="single"/>
        </w:rPr>
        <w:t>Carga horária de Assistência farmacêutica</w:t>
      </w:r>
    </w:p>
    <w:p w14:paraId="2248F4DF" w14:textId="77777777" w:rsidR="00B65A11" w:rsidRPr="00814388" w:rsidRDefault="00B65A11" w:rsidP="00B65A11">
      <w:pPr>
        <w:spacing w:after="0"/>
        <w:rPr>
          <w:rFonts w:cstheme="minorHAnsi"/>
          <w:b/>
          <w:bCs/>
          <w:color w:val="1E1E1E"/>
          <w:sz w:val="24"/>
          <w:szCs w:val="24"/>
          <w:shd w:val="clear" w:color="auto" w:fill="FFFFFF"/>
        </w:rPr>
      </w:pPr>
      <w:r w:rsidRPr="00814388">
        <w:rPr>
          <w:rFonts w:cstheme="minorHAnsi"/>
          <w:bCs/>
          <w:color w:val="1E1E1E"/>
          <w:sz w:val="24"/>
          <w:szCs w:val="24"/>
          <w:shd w:val="clear" w:color="auto" w:fill="FFFFFF"/>
        </w:rPr>
        <w:t>Conforme entendimento interpretativo da legislação em vigor, as farmácias instaladas em hospitais com mais de 50 leitos necessitam comprovar a assistência técnica por profissional Farmacêutico durante todo o período de funcionamento da unidade farmácia hospitalar, podendo ser diferente do horário de funcionamento do hospital, conforme artigo 6º da Lei 13.021/14.</w:t>
      </w:r>
    </w:p>
    <w:p w14:paraId="63E6D9CA" w14:textId="77777777" w:rsidR="00B65A11" w:rsidRPr="00814388" w:rsidRDefault="00B65A11" w:rsidP="00B65A11">
      <w:pPr>
        <w:spacing w:after="0"/>
        <w:rPr>
          <w:rFonts w:cstheme="minorHAnsi"/>
          <w:b/>
          <w:bCs/>
          <w:sz w:val="24"/>
          <w:szCs w:val="24"/>
        </w:rPr>
      </w:pPr>
      <w:r w:rsidRPr="00814388">
        <w:rPr>
          <w:rFonts w:cstheme="minorHAnsi"/>
          <w:bCs/>
          <w:color w:val="1E1E1E"/>
          <w:sz w:val="24"/>
          <w:szCs w:val="24"/>
          <w:shd w:val="clear" w:color="auto" w:fill="FFFFFF"/>
        </w:rPr>
        <w:t>Da mesma forma, os hospitais com até 50 leitos desde que não executem atividade privativa do farmacêutico, podem estar desobrigados de manter farmacêutico respondendo pela farmácia hospitalar ou equivalente. Desejando manter um profissional farmacêutico, pelo seu conhecimento e capacidade de resolutividade, ou mesmo, para desenvolver atividades privativas da profissão, a anotação da responsabilidade técnica por farmacêutico habilitado poderá ser declarada, especificando horário de funcionamento da farmácia hospitalar e de assistência compatíveis, pode ser diferente do horário de funcionamento do hospital, conforme sua necessidade técnica.</w:t>
      </w:r>
    </w:p>
    <w:p w14:paraId="2A3DFEDD" w14:textId="77777777" w:rsidR="00B65A11" w:rsidRPr="00814388" w:rsidRDefault="00B65A11" w:rsidP="00B65A11">
      <w:pPr>
        <w:spacing w:after="0"/>
        <w:rPr>
          <w:rFonts w:cstheme="minorHAnsi"/>
          <w:b/>
          <w:sz w:val="24"/>
          <w:szCs w:val="24"/>
        </w:rPr>
      </w:pPr>
    </w:p>
    <w:p w14:paraId="27672E04" w14:textId="77777777" w:rsidR="00B65A11" w:rsidRPr="00814388" w:rsidRDefault="00B65A11" w:rsidP="00B65A11">
      <w:pPr>
        <w:spacing w:after="0"/>
        <w:rPr>
          <w:ins w:id="11" w:author="ALL" w:date="2007-06-25T20:08:00Z"/>
          <w:rFonts w:cstheme="minorHAnsi"/>
          <w:b/>
          <w:sz w:val="24"/>
          <w:szCs w:val="24"/>
        </w:rPr>
      </w:pPr>
      <w:r w:rsidRPr="00814388">
        <w:rPr>
          <w:rFonts w:cstheme="minorHAnsi"/>
          <w:b/>
          <w:sz w:val="24"/>
          <w:szCs w:val="24"/>
        </w:rPr>
        <w:t>1.3 Farmácia de Manipulação</w:t>
      </w:r>
    </w:p>
    <w:p w14:paraId="3C5D1F1A" w14:textId="77777777" w:rsidR="00B65A11" w:rsidRPr="00814388" w:rsidRDefault="00B65A11" w:rsidP="00B65A11">
      <w:pPr>
        <w:spacing w:after="0"/>
        <w:rPr>
          <w:rFonts w:cstheme="minorHAnsi"/>
          <w:sz w:val="24"/>
          <w:szCs w:val="24"/>
        </w:rPr>
      </w:pPr>
      <w:r w:rsidRPr="00814388">
        <w:rPr>
          <w:rFonts w:cstheme="minorHAnsi"/>
          <w:b/>
          <w:sz w:val="24"/>
          <w:szCs w:val="24"/>
        </w:rPr>
        <w:t>1.3.1</w:t>
      </w:r>
      <w:r w:rsidRPr="00814388">
        <w:rPr>
          <w:rFonts w:cstheme="minorHAnsi"/>
          <w:sz w:val="24"/>
          <w:szCs w:val="24"/>
        </w:rPr>
        <w:t xml:space="preserve"> </w:t>
      </w:r>
      <w:r w:rsidRPr="00814388">
        <w:rPr>
          <w:rFonts w:cstheme="minorHAnsi"/>
          <w:bCs/>
          <w:sz w:val="24"/>
          <w:szCs w:val="24"/>
        </w:rPr>
        <w:t>O profissional farmacêutico pode assumir a responsabilidade técnica, não necessitando de habilitação;</w:t>
      </w:r>
    </w:p>
    <w:p w14:paraId="5B7F0581" w14:textId="77777777" w:rsidR="00B65A11" w:rsidRPr="00814388" w:rsidRDefault="00B65A11" w:rsidP="00B65A11">
      <w:pPr>
        <w:spacing w:after="0"/>
        <w:rPr>
          <w:rFonts w:cstheme="minorHAnsi"/>
          <w:b/>
          <w:bCs/>
          <w:sz w:val="24"/>
          <w:szCs w:val="24"/>
        </w:rPr>
      </w:pPr>
      <w:r w:rsidRPr="00814388">
        <w:rPr>
          <w:rFonts w:cstheme="minorHAnsi"/>
          <w:b/>
          <w:sz w:val="24"/>
          <w:szCs w:val="24"/>
        </w:rPr>
        <w:t>1.3.2</w:t>
      </w:r>
      <w:r w:rsidRPr="00814388">
        <w:rPr>
          <w:rFonts w:cstheme="minorHAnsi"/>
          <w:bCs/>
          <w:sz w:val="24"/>
          <w:szCs w:val="24"/>
        </w:rPr>
        <w:t xml:space="preserve"> O procedimento deverá atender o previsto na Deliberação 679/2006;</w:t>
      </w:r>
    </w:p>
    <w:p w14:paraId="330316A2" w14:textId="77777777" w:rsidR="00B65A11" w:rsidRPr="00814388" w:rsidRDefault="00B65A11" w:rsidP="00B65A11">
      <w:pPr>
        <w:spacing w:after="0"/>
        <w:rPr>
          <w:rFonts w:cstheme="minorHAnsi"/>
          <w:b/>
          <w:sz w:val="24"/>
          <w:szCs w:val="24"/>
        </w:rPr>
      </w:pPr>
      <w:r w:rsidRPr="00814388">
        <w:rPr>
          <w:rFonts w:cstheme="minorHAnsi"/>
          <w:b/>
          <w:sz w:val="24"/>
          <w:szCs w:val="24"/>
        </w:rPr>
        <w:t>1.3.3</w:t>
      </w:r>
      <w:r w:rsidRPr="00814388">
        <w:rPr>
          <w:rFonts w:cstheme="minorHAnsi"/>
          <w:bCs/>
          <w:sz w:val="24"/>
          <w:szCs w:val="24"/>
        </w:rPr>
        <w:t xml:space="preserve"> </w:t>
      </w:r>
      <w:r w:rsidR="00FA3238" w:rsidRPr="00814388">
        <w:rPr>
          <w:rFonts w:cstheme="minorHAnsi"/>
          <w:sz w:val="24"/>
          <w:szCs w:val="24"/>
          <w:u w:val="single"/>
        </w:rPr>
        <w:t>Declaração</w:t>
      </w:r>
      <w:r w:rsidRPr="00814388">
        <w:rPr>
          <w:rFonts w:cstheme="minorHAnsi"/>
          <w:sz w:val="24"/>
          <w:szCs w:val="24"/>
          <w:u w:val="single"/>
        </w:rPr>
        <w:t xml:space="preserve"> de Manipulação</w:t>
      </w:r>
    </w:p>
    <w:p w14:paraId="1888067E" w14:textId="77777777" w:rsidR="00B65A11" w:rsidRPr="00814388" w:rsidRDefault="00B65A11" w:rsidP="00B65A11">
      <w:pPr>
        <w:spacing w:after="0"/>
        <w:rPr>
          <w:rFonts w:cstheme="minorHAnsi"/>
          <w:b/>
          <w:sz w:val="24"/>
          <w:szCs w:val="24"/>
        </w:rPr>
      </w:pPr>
      <w:r w:rsidRPr="00814388">
        <w:rPr>
          <w:rFonts w:cstheme="minorHAnsi"/>
          <w:sz w:val="24"/>
          <w:szCs w:val="24"/>
        </w:rPr>
        <w:t xml:space="preserve">- Se na </w:t>
      </w:r>
      <w:r w:rsidR="00FA3238" w:rsidRPr="00814388">
        <w:rPr>
          <w:rFonts w:cstheme="minorHAnsi"/>
          <w:sz w:val="24"/>
          <w:szCs w:val="24"/>
        </w:rPr>
        <w:t>Declaração</w:t>
      </w:r>
      <w:r w:rsidRPr="00814388">
        <w:rPr>
          <w:rFonts w:cstheme="minorHAnsi"/>
          <w:sz w:val="24"/>
          <w:szCs w:val="24"/>
        </w:rPr>
        <w:t xml:space="preserve"> de Manipulação preencher que realiza manipulação de alopatia, qualifica-se o estabelecimento como Farmácia com Manipulação, não </w:t>
      </w:r>
      <w:r w:rsidR="00FA3238" w:rsidRPr="00814388">
        <w:rPr>
          <w:rFonts w:cstheme="minorHAnsi"/>
          <w:sz w:val="24"/>
          <w:szCs w:val="24"/>
        </w:rPr>
        <w:t xml:space="preserve">sendo necessário habilitação </w:t>
      </w:r>
      <w:r w:rsidRPr="00814388">
        <w:rPr>
          <w:rFonts w:cstheme="minorHAnsi"/>
          <w:sz w:val="24"/>
          <w:szCs w:val="24"/>
        </w:rPr>
        <w:t>espec</w:t>
      </w:r>
      <w:r w:rsidR="00FA3238" w:rsidRPr="00814388">
        <w:rPr>
          <w:rFonts w:cstheme="minorHAnsi"/>
          <w:sz w:val="24"/>
          <w:szCs w:val="24"/>
        </w:rPr>
        <w:t>ífica</w:t>
      </w:r>
      <w:r w:rsidRPr="00814388">
        <w:rPr>
          <w:rFonts w:cstheme="minorHAnsi"/>
          <w:sz w:val="24"/>
          <w:szCs w:val="24"/>
        </w:rPr>
        <w:t>;</w:t>
      </w:r>
    </w:p>
    <w:p w14:paraId="356DC7BF" w14:textId="77777777" w:rsidR="00B65A11" w:rsidRPr="00814388" w:rsidRDefault="00B65A11" w:rsidP="00B65A11">
      <w:pPr>
        <w:spacing w:after="0"/>
        <w:rPr>
          <w:rFonts w:cstheme="minorHAnsi"/>
          <w:b/>
          <w:sz w:val="24"/>
          <w:szCs w:val="24"/>
        </w:rPr>
      </w:pPr>
      <w:r w:rsidRPr="00814388">
        <w:rPr>
          <w:rFonts w:cstheme="minorHAnsi"/>
          <w:sz w:val="24"/>
          <w:szCs w:val="24"/>
        </w:rPr>
        <w:t xml:space="preserve">- Se </w:t>
      </w:r>
      <w:r w:rsidR="00FA3238" w:rsidRPr="00814388">
        <w:rPr>
          <w:rFonts w:cstheme="minorHAnsi"/>
          <w:sz w:val="24"/>
          <w:szCs w:val="24"/>
        </w:rPr>
        <w:t>na Declaração</w:t>
      </w:r>
      <w:r w:rsidRPr="00814388">
        <w:rPr>
          <w:rFonts w:cstheme="minorHAnsi"/>
          <w:sz w:val="24"/>
          <w:szCs w:val="24"/>
        </w:rPr>
        <w:t xml:space="preserve"> de Manipulação preencher que realiza manipulação de homeopatia ou, homeopatia e florais, qualifica-se como farmácia homeopática. Nesse</w:t>
      </w:r>
      <w:r w:rsidR="00FA3238" w:rsidRPr="00814388">
        <w:rPr>
          <w:rFonts w:cstheme="minorHAnsi"/>
          <w:sz w:val="24"/>
          <w:szCs w:val="24"/>
        </w:rPr>
        <w:t xml:space="preserve"> caso </w:t>
      </w:r>
      <w:r w:rsidRPr="00814388">
        <w:rPr>
          <w:rFonts w:cstheme="minorHAnsi"/>
          <w:b/>
          <w:bCs/>
          <w:sz w:val="24"/>
          <w:szCs w:val="24"/>
        </w:rPr>
        <w:t>TODOS</w:t>
      </w:r>
      <w:r w:rsidRPr="00814388">
        <w:rPr>
          <w:rFonts w:cstheme="minorHAnsi"/>
          <w:sz w:val="24"/>
          <w:szCs w:val="24"/>
        </w:rPr>
        <w:t xml:space="preserve"> os profissionais devem ser habilitados para o exercício da homeopatia conforme legislação em vigor (Resolução 440/05 CFF);</w:t>
      </w:r>
    </w:p>
    <w:p w14:paraId="4F94B829" w14:textId="77777777" w:rsidR="00B65A11" w:rsidRPr="00814388" w:rsidRDefault="00B65A11" w:rsidP="00B65A11">
      <w:pPr>
        <w:spacing w:after="0"/>
        <w:rPr>
          <w:rFonts w:cstheme="minorHAnsi"/>
          <w:b/>
          <w:sz w:val="24"/>
          <w:szCs w:val="24"/>
        </w:rPr>
      </w:pPr>
      <w:r w:rsidRPr="00814388">
        <w:rPr>
          <w:rFonts w:cstheme="minorHAnsi"/>
          <w:sz w:val="24"/>
          <w:szCs w:val="24"/>
        </w:rPr>
        <w:t xml:space="preserve">- Se na </w:t>
      </w:r>
      <w:r w:rsidR="00FA3238" w:rsidRPr="00814388">
        <w:rPr>
          <w:rFonts w:cstheme="minorHAnsi"/>
          <w:sz w:val="24"/>
          <w:szCs w:val="24"/>
        </w:rPr>
        <w:t xml:space="preserve">Declaração </w:t>
      </w:r>
      <w:r w:rsidRPr="00814388">
        <w:rPr>
          <w:rFonts w:cstheme="minorHAnsi"/>
          <w:sz w:val="24"/>
          <w:szCs w:val="24"/>
        </w:rPr>
        <w:t xml:space="preserve">de Manipulação preencher que realiza manipulação de </w:t>
      </w:r>
      <w:r w:rsidR="00FA3238" w:rsidRPr="00814388">
        <w:rPr>
          <w:rFonts w:cstheme="minorHAnsi"/>
          <w:sz w:val="24"/>
          <w:szCs w:val="24"/>
        </w:rPr>
        <w:t>alopatia e homeopatia</w:t>
      </w:r>
      <w:r w:rsidRPr="00814388">
        <w:rPr>
          <w:rFonts w:cstheme="minorHAnsi"/>
          <w:sz w:val="24"/>
          <w:szCs w:val="24"/>
        </w:rPr>
        <w:t xml:space="preserve">, qualifica-se como manipulação alopática e homeopática. Nesse caso, </w:t>
      </w:r>
      <w:r w:rsidR="00FA3238" w:rsidRPr="00814388">
        <w:rPr>
          <w:rFonts w:cstheme="minorHAnsi"/>
          <w:sz w:val="24"/>
          <w:szCs w:val="24"/>
        </w:rPr>
        <w:t>o</w:t>
      </w:r>
      <w:r w:rsidRPr="00814388">
        <w:rPr>
          <w:rFonts w:cstheme="minorHAnsi"/>
          <w:sz w:val="24"/>
          <w:szCs w:val="24"/>
        </w:rPr>
        <w:t xml:space="preserve">brigatoriamente, pelo menos, o diretor técnico deve ser habilitado para o exercício da homeopatia conforme legislação em vigor (Resolução 440/05 CFF), além da necessidade de possuir profissional habilitado para o exercício da homeopatia por, no mínimo, 8 horas diárias </w:t>
      </w:r>
      <w:r w:rsidRPr="00814388">
        <w:rPr>
          <w:rFonts w:cstheme="minorHAnsi"/>
          <w:sz w:val="24"/>
          <w:szCs w:val="24"/>
        </w:rPr>
        <w:lastRenderedPageBreak/>
        <w:t>dentro do horário comercial (deve ser compatível com o horário de funcionamento do laboratório de homeopatia informado na Declaração);</w:t>
      </w:r>
    </w:p>
    <w:p w14:paraId="1769EB91" w14:textId="77777777" w:rsidR="00B65A11" w:rsidRPr="00814388" w:rsidRDefault="00B65A11" w:rsidP="00B65A11">
      <w:pPr>
        <w:spacing w:after="0"/>
        <w:rPr>
          <w:rFonts w:cstheme="minorHAnsi"/>
          <w:b/>
          <w:bCs/>
          <w:sz w:val="24"/>
          <w:szCs w:val="24"/>
        </w:rPr>
      </w:pPr>
      <w:r w:rsidRPr="00814388">
        <w:rPr>
          <w:rFonts w:cstheme="minorHAnsi"/>
          <w:b/>
          <w:bCs/>
          <w:sz w:val="24"/>
          <w:szCs w:val="24"/>
        </w:rPr>
        <w:t>1.3.4</w:t>
      </w:r>
      <w:r w:rsidRPr="00814388">
        <w:rPr>
          <w:rFonts w:cstheme="minorHAnsi"/>
          <w:sz w:val="24"/>
          <w:szCs w:val="24"/>
        </w:rPr>
        <w:t xml:space="preserve"> </w:t>
      </w:r>
      <w:r w:rsidRPr="00814388">
        <w:rPr>
          <w:rFonts w:cstheme="minorHAnsi"/>
          <w:bCs/>
          <w:sz w:val="24"/>
          <w:szCs w:val="24"/>
          <w:u w:val="single"/>
        </w:rPr>
        <w:t>Carga horária de Assistência farmacêutica</w:t>
      </w:r>
      <w:r w:rsidRPr="00814388">
        <w:rPr>
          <w:rFonts w:cstheme="minorHAnsi"/>
          <w:b/>
          <w:bCs/>
          <w:sz w:val="24"/>
          <w:szCs w:val="24"/>
        </w:rPr>
        <w:t xml:space="preserve"> </w:t>
      </w:r>
    </w:p>
    <w:p w14:paraId="557ED804" w14:textId="77777777" w:rsidR="00B65A11" w:rsidRPr="00814388" w:rsidRDefault="00B65A11" w:rsidP="00B65A11">
      <w:pPr>
        <w:spacing w:after="0"/>
        <w:rPr>
          <w:rFonts w:cstheme="minorHAnsi"/>
          <w:b/>
          <w:bCs/>
          <w:sz w:val="24"/>
          <w:szCs w:val="24"/>
        </w:rPr>
      </w:pPr>
      <w:r w:rsidRPr="00814388">
        <w:rPr>
          <w:rFonts w:cstheme="minorHAnsi"/>
          <w:bCs/>
          <w:sz w:val="24"/>
          <w:szCs w:val="24"/>
        </w:rPr>
        <w:t>A assistência técnica deverá ser para todo o horário de funcionamento.</w:t>
      </w:r>
    </w:p>
    <w:p w14:paraId="7E31F016" w14:textId="77777777" w:rsidR="00B65A11" w:rsidRPr="00814388" w:rsidRDefault="00B65A11" w:rsidP="00B65A11">
      <w:pPr>
        <w:spacing w:after="0"/>
        <w:rPr>
          <w:rFonts w:cstheme="minorHAnsi"/>
          <w:sz w:val="24"/>
          <w:szCs w:val="24"/>
        </w:rPr>
      </w:pPr>
    </w:p>
    <w:p w14:paraId="5CD465A4" w14:textId="77777777" w:rsidR="00B65A11" w:rsidRPr="00814388" w:rsidRDefault="00B65A11" w:rsidP="00B65A11">
      <w:pPr>
        <w:spacing w:after="0"/>
        <w:rPr>
          <w:rFonts w:cstheme="minorHAnsi"/>
          <w:b/>
          <w:bCs/>
          <w:sz w:val="24"/>
          <w:szCs w:val="24"/>
          <w:u w:val="single"/>
        </w:rPr>
      </w:pPr>
      <w:r w:rsidRPr="00814388">
        <w:rPr>
          <w:rFonts w:cstheme="minorHAnsi"/>
          <w:b/>
          <w:bCs/>
          <w:sz w:val="24"/>
          <w:szCs w:val="24"/>
        </w:rPr>
        <w:t>1.4 Laboratório de Análises Clínicas</w:t>
      </w:r>
    </w:p>
    <w:p w14:paraId="5B4C22E9" w14:textId="77777777" w:rsidR="00B65A11" w:rsidRPr="00814388" w:rsidRDefault="00B65A11" w:rsidP="00B65A11">
      <w:pPr>
        <w:spacing w:after="0"/>
        <w:rPr>
          <w:rFonts w:cstheme="minorHAnsi"/>
          <w:b/>
          <w:bCs/>
          <w:sz w:val="24"/>
          <w:szCs w:val="24"/>
        </w:rPr>
      </w:pPr>
      <w:r w:rsidRPr="00814388">
        <w:rPr>
          <w:rFonts w:cstheme="minorHAnsi"/>
          <w:b/>
          <w:bCs/>
          <w:sz w:val="24"/>
          <w:szCs w:val="24"/>
        </w:rPr>
        <w:t>1.4.1</w:t>
      </w:r>
      <w:r w:rsidRPr="00814388">
        <w:rPr>
          <w:rFonts w:cstheme="minorHAnsi"/>
          <w:sz w:val="24"/>
          <w:szCs w:val="24"/>
        </w:rPr>
        <w:t xml:space="preserve"> </w:t>
      </w:r>
      <w:r w:rsidRPr="00814388">
        <w:rPr>
          <w:rFonts w:cstheme="minorHAnsi"/>
          <w:bCs/>
          <w:sz w:val="24"/>
          <w:szCs w:val="24"/>
        </w:rPr>
        <w:t xml:space="preserve">O profissional deverá ser habilitado como </w:t>
      </w:r>
      <w:r w:rsidR="00A36B48" w:rsidRPr="00814388">
        <w:rPr>
          <w:rFonts w:cstheme="minorHAnsi"/>
          <w:bCs/>
          <w:color w:val="1E1E1E"/>
          <w:sz w:val="24"/>
          <w:szCs w:val="24"/>
          <w:shd w:val="clear" w:color="auto" w:fill="FFFFFF"/>
        </w:rPr>
        <w:t>Farmacêutico-Bioquímico-</w:t>
      </w:r>
      <w:r w:rsidRPr="00814388">
        <w:rPr>
          <w:rFonts w:cstheme="minorHAnsi"/>
          <w:bCs/>
          <w:color w:val="1E1E1E"/>
          <w:sz w:val="24"/>
          <w:szCs w:val="24"/>
          <w:shd w:val="clear" w:color="auto" w:fill="FFFFFF"/>
        </w:rPr>
        <w:t>opção Análises Clínicas e Toxicológicas ou ser Farmacêutico Generalista (Farmacêutico formado de acordo com a Resolução CNE/CES 02 de 2002).</w:t>
      </w:r>
      <w:r w:rsidRPr="00814388">
        <w:rPr>
          <w:rFonts w:cstheme="minorHAnsi"/>
          <w:bCs/>
          <w:sz w:val="24"/>
          <w:szCs w:val="24"/>
        </w:rPr>
        <w:t xml:space="preserve"> </w:t>
      </w:r>
    </w:p>
    <w:p w14:paraId="12E438C9" w14:textId="77777777" w:rsidR="00B65A11" w:rsidRPr="00814388" w:rsidRDefault="00B65A11" w:rsidP="00B65A11">
      <w:pPr>
        <w:spacing w:after="0"/>
        <w:rPr>
          <w:rFonts w:cstheme="minorHAnsi"/>
          <w:b/>
          <w:bCs/>
          <w:sz w:val="24"/>
          <w:szCs w:val="24"/>
        </w:rPr>
      </w:pPr>
      <w:r w:rsidRPr="00814388">
        <w:rPr>
          <w:rFonts w:cstheme="minorHAnsi"/>
          <w:b/>
          <w:bCs/>
          <w:sz w:val="24"/>
          <w:szCs w:val="24"/>
        </w:rPr>
        <w:t>1.4.2</w:t>
      </w:r>
      <w:r w:rsidRPr="00814388">
        <w:rPr>
          <w:rFonts w:cstheme="minorHAnsi"/>
          <w:bCs/>
          <w:sz w:val="24"/>
          <w:szCs w:val="24"/>
        </w:rPr>
        <w:t xml:space="preserve"> Um mesmo profissional poderá ser diretor técnico por, no máximo, por 1 (um) laboratório e 1 (um) posto de coleta, por 2 (dois) laboratórios, ou ainda por 2 (dois) postos de coleta, conforme previsto na RDC 302/05 ANVISA;</w:t>
      </w:r>
    </w:p>
    <w:p w14:paraId="58633F53" w14:textId="77777777" w:rsidR="00B65A11" w:rsidRPr="00814388" w:rsidRDefault="00B65A11" w:rsidP="00B65A11">
      <w:pPr>
        <w:spacing w:after="0"/>
        <w:rPr>
          <w:rFonts w:cstheme="minorHAnsi"/>
          <w:color w:val="1E1E1E"/>
          <w:sz w:val="24"/>
          <w:szCs w:val="24"/>
        </w:rPr>
      </w:pPr>
      <w:r w:rsidRPr="00814388">
        <w:rPr>
          <w:rFonts w:cstheme="minorHAnsi"/>
          <w:b/>
          <w:bCs/>
          <w:sz w:val="24"/>
          <w:szCs w:val="24"/>
        </w:rPr>
        <w:t xml:space="preserve">1.4.3 </w:t>
      </w:r>
      <w:r w:rsidRPr="00814388">
        <w:rPr>
          <w:rFonts w:cstheme="minorHAnsi"/>
          <w:color w:val="1E1E1E"/>
          <w:sz w:val="24"/>
          <w:szCs w:val="24"/>
        </w:rPr>
        <w:t>Os laboratórios deverão apresentar assistência de profissional habilitado por todo horário de funcionamento em que haja exercício de atividades privativas da profissão farmacêutica. O responsável técnico pelo LAC ou Posto de Coleta, pode optar por não declarar seu horário de assistência, ficando à disposição do estabelecimento por todo seu horário de funcionamento, respondendo legalmente pelos procedimentos realizados. Esta opção, impede que o responsável técnico ter responsabilidade por outro tipo de estabelecimento cujo horário conflite com o horário de funcionamento, exceto outro LAC ou de Posto de Coleta, conforme previsto na Resolução RDC 302/2005.</w:t>
      </w:r>
    </w:p>
    <w:p w14:paraId="728137DA" w14:textId="77777777" w:rsidR="00B65A11" w:rsidRPr="00814388" w:rsidRDefault="00B65A11" w:rsidP="00B65A11">
      <w:pPr>
        <w:spacing w:after="0"/>
        <w:rPr>
          <w:rFonts w:cstheme="minorHAnsi"/>
          <w:b/>
          <w:bCs/>
          <w:sz w:val="24"/>
          <w:szCs w:val="24"/>
        </w:rPr>
      </w:pPr>
      <w:r w:rsidRPr="00814388">
        <w:rPr>
          <w:rFonts w:cstheme="minorHAnsi"/>
          <w:b/>
          <w:bCs/>
          <w:sz w:val="24"/>
          <w:szCs w:val="24"/>
        </w:rPr>
        <w:t>1.4.4</w:t>
      </w:r>
      <w:r w:rsidRPr="00814388">
        <w:rPr>
          <w:rFonts w:cstheme="minorHAnsi"/>
          <w:sz w:val="24"/>
          <w:szCs w:val="24"/>
        </w:rPr>
        <w:t xml:space="preserve"> </w:t>
      </w:r>
      <w:r w:rsidRPr="00814388">
        <w:rPr>
          <w:rFonts w:cstheme="minorHAnsi"/>
          <w:bCs/>
          <w:sz w:val="24"/>
          <w:szCs w:val="24"/>
          <w:u w:val="single"/>
        </w:rPr>
        <w:t>Carga horária de Assistência farmacêutica</w:t>
      </w:r>
      <w:r w:rsidRPr="00814388">
        <w:rPr>
          <w:rFonts w:cstheme="minorHAnsi"/>
          <w:b/>
          <w:bCs/>
          <w:sz w:val="24"/>
          <w:szCs w:val="24"/>
        </w:rPr>
        <w:t xml:space="preserve"> </w:t>
      </w:r>
    </w:p>
    <w:p w14:paraId="6248AB31" w14:textId="77777777" w:rsidR="00B65A11" w:rsidRPr="00814388" w:rsidRDefault="00B65A11" w:rsidP="00B65A11">
      <w:pPr>
        <w:spacing w:after="0"/>
        <w:rPr>
          <w:rFonts w:cstheme="minorHAnsi"/>
          <w:b/>
          <w:sz w:val="24"/>
          <w:szCs w:val="24"/>
        </w:rPr>
      </w:pPr>
      <w:r w:rsidRPr="00814388">
        <w:rPr>
          <w:rFonts w:cstheme="minorHAnsi"/>
          <w:sz w:val="24"/>
          <w:szCs w:val="24"/>
        </w:rPr>
        <w:t>Laboratórios de pequeno porte: assistência técnica de segunda à sábado, no mínimo, 4 horas diárias a contar do início das atividades;</w:t>
      </w:r>
    </w:p>
    <w:p w14:paraId="18DC6087" w14:textId="77777777" w:rsidR="00B65A11" w:rsidRPr="00814388" w:rsidRDefault="00B65A11" w:rsidP="00B65A11">
      <w:pPr>
        <w:spacing w:after="0"/>
        <w:rPr>
          <w:rFonts w:cstheme="minorHAnsi"/>
          <w:b/>
          <w:sz w:val="24"/>
          <w:szCs w:val="24"/>
        </w:rPr>
      </w:pPr>
      <w:r w:rsidRPr="00814388">
        <w:rPr>
          <w:rFonts w:cstheme="minorHAnsi"/>
          <w:sz w:val="24"/>
          <w:szCs w:val="24"/>
        </w:rPr>
        <w:t xml:space="preserve">Laboratórios de pequeno porte, com interesse público: assistência técnica de segunda </w:t>
      </w:r>
      <w:r w:rsidRPr="00814388">
        <w:rPr>
          <w:rFonts w:cstheme="minorHAnsi"/>
          <w:bCs/>
          <w:sz w:val="24"/>
          <w:szCs w:val="24"/>
        </w:rPr>
        <w:t xml:space="preserve">à </w:t>
      </w:r>
      <w:r w:rsidRPr="00814388">
        <w:rPr>
          <w:rFonts w:cstheme="minorHAnsi"/>
          <w:sz w:val="24"/>
          <w:szCs w:val="24"/>
        </w:rPr>
        <w:t>sábado, no mínimo 3 horas diárias, as quais podem ser divididas em 1h30m na abertura e 1h30m no horário de almoço da outra atividade (Condições de interesse público: município com menos de 20.000 habitantes, não ter posto de coleta vinculado e no caso de ter, no máximo, 1 laboratório público e 1 privado);</w:t>
      </w:r>
    </w:p>
    <w:p w14:paraId="596FD9D5" w14:textId="77777777" w:rsidR="00B65A11" w:rsidRPr="00814388" w:rsidRDefault="00B65A11" w:rsidP="00B65A11">
      <w:pPr>
        <w:spacing w:after="0"/>
        <w:rPr>
          <w:rFonts w:cstheme="minorHAnsi"/>
          <w:b/>
          <w:sz w:val="24"/>
          <w:szCs w:val="24"/>
        </w:rPr>
      </w:pPr>
      <w:r w:rsidRPr="00814388">
        <w:rPr>
          <w:rFonts w:cstheme="minorHAnsi"/>
          <w:sz w:val="24"/>
          <w:szCs w:val="24"/>
        </w:rPr>
        <w:t>Laboratórios de grande porte: por todo horário de funcionamento. É apenas orientativo, caso não tenha assistência integral, mas tenha assistência mínima para laboratórios de pequeno porte, não é impedido de protocolar nem motivo para reter a emissão da Certidão de Regularidade.</w:t>
      </w:r>
    </w:p>
    <w:p w14:paraId="3304A276" w14:textId="77777777" w:rsidR="00B65A11" w:rsidRPr="00814388" w:rsidRDefault="00B65A11" w:rsidP="00B65A11">
      <w:pPr>
        <w:spacing w:after="0"/>
        <w:rPr>
          <w:rFonts w:cstheme="minorHAnsi"/>
          <w:sz w:val="24"/>
          <w:szCs w:val="24"/>
        </w:rPr>
      </w:pPr>
    </w:p>
    <w:p w14:paraId="53D959CA" w14:textId="77777777" w:rsidR="00B65A11" w:rsidRPr="00814388" w:rsidRDefault="00B65A11" w:rsidP="00B65A11">
      <w:pPr>
        <w:spacing w:after="0"/>
        <w:rPr>
          <w:rFonts w:cstheme="minorHAnsi"/>
          <w:b/>
          <w:bCs/>
          <w:sz w:val="24"/>
          <w:szCs w:val="24"/>
        </w:rPr>
      </w:pPr>
      <w:r w:rsidRPr="00814388">
        <w:rPr>
          <w:rFonts w:cstheme="minorHAnsi"/>
          <w:b/>
          <w:bCs/>
          <w:sz w:val="24"/>
          <w:szCs w:val="24"/>
        </w:rPr>
        <w:t>3.5 Posto de Coleta:</w:t>
      </w:r>
    </w:p>
    <w:p w14:paraId="54567AD1" w14:textId="77777777" w:rsidR="00B65A11" w:rsidRPr="00814388" w:rsidRDefault="00B65A11" w:rsidP="00B65A11">
      <w:pPr>
        <w:spacing w:after="0"/>
        <w:rPr>
          <w:rFonts w:cstheme="minorHAnsi"/>
          <w:b/>
          <w:bCs/>
          <w:sz w:val="24"/>
          <w:szCs w:val="24"/>
        </w:rPr>
      </w:pPr>
      <w:r w:rsidRPr="00814388">
        <w:rPr>
          <w:rFonts w:cstheme="minorHAnsi"/>
          <w:b/>
          <w:bCs/>
          <w:sz w:val="24"/>
          <w:szCs w:val="24"/>
        </w:rPr>
        <w:t xml:space="preserve">1.5.1 </w:t>
      </w:r>
      <w:r w:rsidRPr="00814388">
        <w:rPr>
          <w:rFonts w:cstheme="minorHAnsi"/>
          <w:bCs/>
          <w:sz w:val="24"/>
          <w:szCs w:val="24"/>
        </w:rPr>
        <w:t xml:space="preserve">O profissional deverá ser habilitado como </w:t>
      </w:r>
      <w:r w:rsidRPr="00814388">
        <w:rPr>
          <w:rFonts w:cstheme="minorHAnsi"/>
          <w:bCs/>
          <w:color w:val="1E1E1E"/>
          <w:sz w:val="24"/>
          <w:szCs w:val="24"/>
          <w:shd w:val="clear" w:color="auto" w:fill="FFFFFF"/>
        </w:rPr>
        <w:t>Farmacêutico-Bio</w:t>
      </w:r>
      <w:r w:rsidR="00A36B48" w:rsidRPr="00814388">
        <w:rPr>
          <w:rFonts w:cstheme="minorHAnsi"/>
          <w:bCs/>
          <w:color w:val="1E1E1E"/>
          <w:sz w:val="24"/>
          <w:szCs w:val="24"/>
          <w:shd w:val="clear" w:color="auto" w:fill="FFFFFF"/>
        </w:rPr>
        <w:t>químico-</w:t>
      </w:r>
      <w:r w:rsidRPr="00814388">
        <w:rPr>
          <w:rFonts w:cstheme="minorHAnsi"/>
          <w:bCs/>
          <w:color w:val="1E1E1E"/>
          <w:sz w:val="24"/>
          <w:szCs w:val="24"/>
          <w:shd w:val="clear" w:color="auto" w:fill="FFFFFF"/>
        </w:rPr>
        <w:t>opção Análises Clínicas e Toxicológicas ou ser Farmacêutico Generalista (Farmacêutico formado de acordo com a Resolução CNE/CES 02 de 2002);</w:t>
      </w:r>
    </w:p>
    <w:p w14:paraId="14B27500" w14:textId="77777777" w:rsidR="00B65A11" w:rsidRPr="00814388" w:rsidRDefault="00B65A11" w:rsidP="00B65A11">
      <w:pPr>
        <w:spacing w:after="0"/>
        <w:rPr>
          <w:rFonts w:cstheme="minorHAnsi"/>
          <w:b/>
          <w:bCs/>
          <w:sz w:val="24"/>
          <w:szCs w:val="24"/>
        </w:rPr>
      </w:pPr>
      <w:r w:rsidRPr="00814388">
        <w:rPr>
          <w:rFonts w:cstheme="minorHAnsi"/>
          <w:b/>
          <w:bCs/>
          <w:sz w:val="24"/>
          <w:szCs w:val="24"/>
        </w:rPr>
        <w:t xml:space="preserve">1.5.2 </w:t>
      </w:r>
      <w:r w:rsidRPr="00814388">
        <w:rPr>
          <w:rFonts w:cstheme="minorHAnsi"/>
          <w:bCs/>
          <w:sz w:val="24"/>
          <w:szCs w:val="24"/>
        </w:rPr>
        <w:t xml:space="preserve">O responsável técnico </w:t>
      </w:r>
      <w:r w:rsidRPr="00814388">
        <w:rPr>
          <w:rFonts w:cstheme="minorHAnsi"/>
          <w:sz w:val="24"/>
          <w:szCs w:val="24"/>
        </w:rPr>
        <w:t>NÃO</w:t>
      </w:r>
      <w:r w:rsidRPr="00814388">
        <w:rPr>
          <w:rFonts w:cstheme="minorHAnsi"/>
          <w:bCs/>
          <w:sz w:val="24"/>
          <w:szCs w:val="24"/>
        </w:rPr>
        <w:t xml:space="preserve"> declara horário de assistência técnica;</w:t>
      </w:r>
    </w:p>
    <w:p w14:paraId="1D3F4902" w14:textId="77777777" w:rsidR="00B65A11" w:rsidRPr="00814388" w:rsidRDefault="00B65A11" w:rsidP="00B65A11">
      <w:pPr>
        <w:spacing w:after="0"/>
        <w:rPr>
          <w:rFonts w:cstheme="minorHAnsi"/>
          <w:b/>
          <w:bCs/>
          <w:sz w:val="24"/>
          <w:szCs w:val="24"/>
        </w:rPr>
      </w:pPr>
      <w:r w:rsidRPr="00814388">
        <w:rPr>
          <w:rFonts w:cstheme="minorHAnsi"/>
          <w:b/>
          <w:sz w:val="24"/>
          <w:szCs w:val="24"/>
        </w:rPr>
        <w:t>1.5.3</w:t>
      </w:r>
      <w:r w:rsidRPr="00814388">
        <w:rPr>
          <w:rFonts w:cstheme="minorHAnsi"/>
          <w:bCs/>
          <w:sz w:val="24"/>
          <w:szCs w:val="24"/>
        </w:rPr>
        <w:t xml:space="preserve"> Um mesmo profissional poderá ser diretor técnico por, no máximo, por 1 (um) laboratório e 1 (um) posto de coleta, por 2 (dois) laboratórios, ou ainda por 2 (dois) postos de coleta, conforme previsto na RDC 302/05 ANVISA;</w:t>
      </w:r>
    </w:p>
    <w:p w14:paraId="1FE09A8F" w14:textId="77777777" w:rsidR="00B65A11" w:rsidRPr="00814388" w:rsidRDefault="00B65A11" w:rsidP="00B65A11">
      <w:pPr>
        <w:spacing w:after="0"/>
        <w:rPr>
          <w:rFonts w:cstheme="minorHAnsi"/>
          <w:b/>
          <w:bCs/>
          <w:sz w:val="24"/>
          <w:szCs w:val="24"/>
        </w:rPr>
      </w:pPr>
      <w:r w:rsidRPr="00814388">
        <w:rPr>
          <w:rFonts w:cstheme="minorHAnsi"/>
          <w:b/>
          <w:bCs/>
          <w:sz w:val="24"/>
          <w:szCs w:val="24"/>
        </w:rPr>
        <w:t xml:space="preserve">1.5.4 </w:t>
      </w:r>
      <w:r w:rsidRPr="00814388">
        <w:rPr>
          <w:rFonts w:cstheme="minorHAnsi"/>
          <w:bCs/>
          <w:sz w:val="24"/>
          <w:szCs w:val="24"/>
        </w:rPr>
        <w:t>No caso de Postos de Coleta Prestador de Serviço (posto de coleta que não é extensão, nem filial de laboratório, apenas terceiriza o serviço de coleta para um laboratório: Conforme RDC302/05 ANVISA, só pode prestar serviços para um único laboratório, portanto, além dos documentos padrões, deverá apresentar também contrato ou convênio entre o posto de coleta e um laboratório, devendo estar bem claro que o posto de coleta prestará serviços apenas para aquele laboratório.</w:t>
      </w:r>
    </w:p>
    <w:p w14:paraId="069628B5" w14:textId="77777777" w:rsidR="00B65A11" w:rsidRPr="00814388" w:rsidRDefault="00B65A11" w:rsidP="00B65A11">
      <w:pPr>
        <w:spacing w:after="0"/>
        <w:rPr>
          <w:rFonts w:cstheme="minorHAnsi"/>
          <w:b/>
          <w:sz w:val="24"/>
          <w:szCs w:val="24"/>
        </w:rPr>
      </w:pPr>
      <w:r w:rsidRPr="00814388">
        <w:rPr>
          <w:rFonts w:cstheme="minorHAnsi"/>
          <w:sz w:val="24"/>
          <w:szCs w:val="24"/>
        </w:rPr>
        <w:t>Profissional não pode ter responsabilidade técnica por farmácia em período integral, uma vez que não pode sair da farmácia a qualquer momento para atender intercorrências no posto de coleta quando necessário.</w:t>
      </w:r>
    </w:p>
    <w:p w14:paraId="49A4698A" w14:textId="77777777" w:rsidR="00B65A11" w:rsidRPr="00814388" w:rsidRDefault="00B65A11" w:rsidP="00B65A11">
      <w:pPr>
        <w:spacing w:after="0"/>
        <w:rPr>
          <w:rFonts w:cstheme="minorHAnsi"/>
          <w:sz w:val="24"/>
          <w:szCs w:val="24"/>
        </w:rPr>
      </w:pPr>
    </w:p>
    <w:p w14:paraId="4371BF68" w14:textId="77777777" w:rsidR="00B65A11" w:rsidRPr="00814388" w:rsidRDefault="00B65A11" w:rsidP="00B65A11">
      <w:pPr>
        <w:spacing w:after="0"/>
        <w:rPr>
          <w:rFonts w:cstheme="minorHAnsi"/>
          <w:b/>
          <w:bCs/>
          <w:sz w:val="24"/>
          <w:szCs w:val="24"/>
        </w:rPr>
      </w:pPr>
      <w:r w:rsidRPr="00814388">
        <w:rPr>
          <w:rFonts w:cstheme="minorHAnsi"/>
          <w:b/>
          <w:bCs/>
          <w:sz w:val="24"/>
          <w:szCs w:val="24"/>
        </w:rPr>
        <w:t>1.6 Laboratório de Controle de Qualidade / Análises Bromatológicas:</w:t>
      </w:r>
    </w:p>
    <w:p w14:paraId="7DC8BE50" w14:textId="77777777" w:rsidR="00B65A11" w:rsidRPr="00814388" w:rsidRDefault="00B65A11" w:rsidP="00B65A11">
      <w:pPr>
        <w:spacing w:after="0"/>
        <w:rPr>
          <w:rFonts w:cstheme="minorHAnsi"/>
          <w:color w:val="1E1E1E"/>
          <w:sz w:val="24"/>
          <w:szCs w:val="24"/>
        </w:rPr>
      </w:pPr>
      <w:r w:rsidRPr="00814388">
        <w:rPr>
          <w:rFonts w:cstheme="minorHAnsi"/>
          <w:color w:val="1E1E1E"/>
          <w:sz w:val="24"/>
          <w:szCs w:val="24"/>
        </w:rPr>
        <w:lastRenderedPageBreak/>
        <w:t>Estabelecimento de análise destinado à coleta e processamento de material biológico humano ou alimentos, visando a realização exclusiva de exames e testes laboratoriais específicos que não classificados como laboratórios de análises clínicas de rotina, podendo funcionar em sedes próprias, ou ainda, no interior ou anexados a outros estabelecimentos.</w:t>
      </w:r>
    </w:p>
    <w:p w14:paraId="1939F27C" w14:textId="77777777" w:rsidR="00B65A11" w:rsidRPr="00814388" w:rsidRDefault="00B65A11" w:rsidP="00B65A11">
      <w:pPr>
        <w:spacing w:after="0"/>
        <w:rPr>
          <w:rFonts w:cstheme="minorHAnsi"/>
          <w:color w:val="1E1E1E"/>
          <w:sz w:val="24"/>
          <w:szCs w:val="24"/>
        </w:rPr>
      </w:pPr>
      <w:r w:rsidRPr="00814388">
        <w:rPr>
          <w:rFonts w:cstheme="minorHAnsi"/>
          <w:color w:val="1E1E1E"/>
          <w:sz w:val="24"/>
          <w:szCs w:val="24"/>
        </w:rPr>
        <w:t>Estão inclusos nesta Natureza de Atividade os Laboratórios de Análises Toxicológicas, Bromatológicas e outros específicos não enquadrados nos demais conceitos com definição específica, que são assim definidos:</w:t>
      </w:r>
    </w:p>
    <w:p w14:paraId="5F18366B" w14:textId="77777777" w:rsidR="00B65A11" w:rsidRPr="00814388" w:rsidRDefault="00B65A11" w:rsidP="00B65A11">
      <w:pPr>
        <w:spacing w:after="0"/>
        <w:rPr>
          <w:rFonts w:cstheme="minorHAnsi"/>
          <w:color w:val="1E1E1E"/>
          <w:sz w:val="24"/>
          <w:szCs w:val="24"/>
        </w:rPr>
      </w:pPr>
      <w:r w:rsidRPr="00814388">
        <w:rPr>
          <w:rFonts w:cstheme="minorHAnsi"/>
          <w:b/>
          <w:bCs/>
          <w:color w:val="1E1E1E"/>
          <w:sz w:val="24"/>
          <w:szCs w:val="24"/>
        </w:rPr>
        <w:t>A</w:t>
      </w:r>
      <w:r w:rsidRPr="00814388">
        <w:rPr>
          <w:rFonts w:cstheme="minorHAnsi"/>
          <w:color w:val="1E1E1E"/>
          <w:sz w:val="24"/>
          <w:szCs w:val="24"/>
        </w:rPr>
        <w:t xml:space="preserve"> – </w:t>
      </w:r>
      <w:r w:rsidRPr="00814388">
        <w:rPr>
          <w:rFonts w:cstheme="minorHAnsi"/>
          <w:color w:val="1E1E1E"/>
          <w:sz w:val="24"/>
          <w:szCs w:val="24"/>
          <w:u w:val="single"/>
        </w:rPr>
        <w:t>Laboratório de Análises Toxicológicas</w:t>
      </w:r>
      <w:r w:rsidRPr="00814388">
        <w:rPr>
          <w:rFonts w:cstheme="minorHAnsi"/>
          <w:color w:val="1E1E1E"/>
          <w:sz w:val="24"/>
          <w:szCs w:val="24"/>
        </w:rPr>
        <w:t>: O Laboratório de Análises Toxicológicas efetua análises específicas, como forma de controlar a exposição intencional ou não intencional a </w:t>
      </w:r>
      <w:r w:rsidRPr="00814388">
        <w:rPr>
          <w:rFonts w:cstheme="minorHAnsi"/>
          <w:b/>
          <w:bCs/>
          <w:color w:val="1E1E1E"/>
          <w:sz w:val="24"/>
          <w:szCs w:val="24"/>
        </w:rPr>
        <w:t>substâncias tóxicas</w:t>
      </w:r>
      <w:r w:rsidRPr="00814388">
        <w:rPr>
          <w:rFonts w:cstheme="minorHAnsi"/>
          <w:color w:val="1E1E1E"/>
          <w:sz w:val="24"/>
          <w:szCs w:val="24"/>
        </w:rPr>
        <w:t>. São testes amplamente utilizados no meio profissional e em acompanhamento nos tratamentos de dependentes químicos, sendo atualmente exame obrigatório a motoristas profissionais. As análises toxicológicas podem ser realizadas em amostras de sangue, urina, pelos ou cabelos, dependendo do período ao qual se deseja detectar o uso ou não de certas substâncias (horas, dias ou meses), sob a responsabilidade do farmacêutico.</w:t>
      </w:r>
    </w:p>
    <w:p w14:paraId="3EEC89A1" w14:textId="77777777" w:rsidR="00B65A11" w:rsidRPr="00814388" w:rsidRDefault="00B65A11" w:rsidP="00B65A11">
      <w:pPr>
        <w:spacing w:after="0"/>
        <w:rPr>
          <w:rFonts w:cstheme="minorHAnsi"/>
          <w:color w:val="1E1E1E"/>
          <w:sz w:val="24"/>
          <w:szCs w:val="24"/>
        </w:rPr>
      </w:pPr>
      <w:r w:rsidRPr="00814388">
        <w:rPr>
          <w:rFonts w:cstheme="minorHAnsi"/>
          <w:bCs/>
          <w:sz w:val="24"/>
          <w:szCs w:val="24"/>
        </w:rPr>
        <w:t xml:space="preserve">O profissional deverá ser habilitado como </w:t>
      </w:r>
      <w:r w:rsidRPr="00814388">
        <w:rPr>
          <w:rFonts w:cstheme="minorHAnsi"/>
          <w:bCs/>
          <w:color w:val="1E1E1E"/>
          <w:sz w:val="24"/>
          <w:szCs w:val="24"/>
          <w:shd w:val="clear" w:color="auto" w:fill="FFFFFF"/>
        </w:rPr>
        <w:t>Farmacêutico-Bioquímico opção Análises Clínicas e Toxicológicas ou ser Farmacêutico Generalista (Farmacêutico formado de acordo com a Resolução CNE/CES 02 de 2002).</w:t>
      </w:r>
    </w:p>
    <w:p w14:paraId="1368A867" w14:textId="77777777" w:rsidR="00B65A11" w:rsidRPr="00814388" w:rsidRDefault="00B65A11" w:rsidP="00B65A11">
      <w:pPr>
        <w:spacing w:after="0"/>
        <w:rPr>
          <w:rFonts w:cstheme="minorHAnsi"/>
          <w:color w:val="1E1E1E"/>
          <w:sz w:val="24"/>
          <w:szCs w:val="24"/>
        </w:rPr>
      </w:pPr>
      <w:r w:rsidRPr="00814388">
        <w:rPr>
          <w:rFonts w:cstheme="minorHAnsi"/>
          <w:b/>
          <w:bCs/>
          <w:color w:val="1E1E1E"/>
          <w:sz w:val="24"/>
          <w:szCs w:val="24"/>
        </w:rPr>
        <w:t xml:space="preserve">B </w:t>
      </w:r>
      <w:r w:rsidRPr="00814388">
        <w:rPr>
          <w:rFonts w:cstheme="minorHAnsi"/>
          <w:color w:val="1E1E1E"/>
          <w:sz w:val="24"/>
          <w:szCs w:val="24"/>
        </w:rPr>
        <w:t>– </w:t>
      </w:r>
      <w:r w:rsidRPr="00814388">
        <w:rPr>
          <w:rFonts w:cstheme="minorHAnsi"/>
          <w:color w:val="1E1E1E"/>
          <w:sz w:val="24"/>
          <w:szCs w:val="24"/>
          <w:u w:val="single"/>
        </w:rPr>
        <w:t>Laboratório de Análises Bromatológicas</w:t>
      </w:r>
      <w:r w:rsidRPr="00814388">
        <w:rPr>
          <w:rFonts w:cstheme="minorHAnsi"/>
          <w:color w:val="1E1E1E"/>
          <w:sz w:val="24"/>
          <w:szCs w:val="24"/>
        </w:rPr>
        <w:t>: O Lab. de Análises Bromatológicas efetua análises específicas com função de analisar os </w:t>
      </w:r>
      <w:r w:rsidRPr="00814388">
        <w:rPr>
          <w:rFonts w:cstheme="minorHAnsi"/>
          <w:b/>
          <w:bCs/>
          <w:color w:val="1E1E1E"/>
          <w:sz w:val="24"/>
          <w:szCs w:val="24"/>
        </w:rPr>
        <w:t>alimentos</w:t>
      </w:r>
      <w:r w:rsidRPr="00814388">
        <w:rPr>
          <w:rFonts w:cstheme="minorHAnsi"/>
          <w:color w:val="1E1E1E"/>
          <w:sz w:val="24"/>
          <w:szCs w:val="24"/>
        </w:rPr>
        <w:t> de forma detalhada, seja em sua composição química, seu valor nutricional, seu valor energético, suas propriedades físicas e químicas, quais seus efeitos no organismo, se possuem contaminação com elementos tóxicos (</w:t>
      </w:r>
      <w:hyperlink r:id="rId27" w:history="1">
        <w:r w:rsidRPr="00814388">
          <w:rPr>
            <w:rFonts w:cstheme="minorHAnsi"/>
            <w:color w:val="41A00A"/>
            <w:sz w:val="24"/>
            <w:szCs w:val="24"/>
            <w:u w:val="single"/>
          </w:rPr>
          <w:t>arsênio</w:t>
        </w:r>
      </w:hyperlink>
      <w:r w:rsidRPr="00814388">
        <w:rPr>
          <w:rFonts w:cstheme="minorHAnsi"/>
          <w:color w:val="1E1E1E"/>
          <w:sz w:val="24"/>
          <w:szCs w:val="24"/>
        </w:rPr>
        <w:t>, </w:t>
      </w:r>
      <w:hyperlink r:id="rId28" w:history="1">
        <w:r w:rsidRPr="00814388">
          <w:rPr>
            <w:rFonts w:cstheme="minorHAnsi"/>
            <w:color w:val="41A00A"/>
            <w:sz w:val="24"/>
            <w:szCs w:val="24"/>
            <w:u w:val="single"/>
          </w:rPr>
          <w:t>mercúrio</w:t>
        </w:r>
      </w:hyperlink>
      <w:r w:rsidRPr="00814388">
        <w:rPr>
          <w:rFonts w:cstheme="minorHAnsi"/>
          <w:color w:val="1E1E1E"/>
          <w:sz w:val="24"/>
          <w:szCs w:val="24"/>
        </w:rPr>
        <w:t>, </w:t>
      </w:r>
      <w:hyperlink r:id="rId29" w:history="1">
        <w:r w:rsidRPr="00814388">
          <w:rPr>
            <w:rFonts w:cstheme="minorHAnsi"/>
            <w:color w:val="41A00A"/>
            <w:sz w:val="24"/>
            <w:szCs w:val="24"/>
            <w:u w:val="single"/>
          </w:rPr>
          <w:t>chumbo</w:t>
        </w:r>
      </w:hyperlink>
      <w:r w:rsidRPr="00814388">
        <w:rPr>
          <w:rFonts w:cstheme="minorHAnsi"/>
          <w:color w:val="1E1E1E"/>
          <w:sz w:val="24"/>
          <w:szCs w:val="24"/>
        </w:rPr>
        <w:t>, etc.), se contém aditivos ou qualquer outra </w:t>
      </w:r>
      <w:hyperlink r:id="rId30" w:history="1">
        <w:r w:rsidRPr="00814388">
          <w:rPr>
            <w:rFonts w:cstheme="minorHAnsi"/>
            <w:color w:val="41A00A"/>
            <w:sz w:val="24"/>
            <w:szCs w:val="24"/>
            <w:u w:val="single"/>
          </w:rPr>
          <w:t>substância</w:t>
        </w:r>
      </w:hyperlink>
      <w:r w:rsidRPr="00814388">
        <w:rPr>
          <w:rFonts w:cstheme="minorHAnsi"/>
          <w:color w:val="1E1E1E"/>
          <w:sz w:val="24"/>
          <w:szCs w:val="24"/>
        </w:rPr>
        <w:t xml:space="preserve"> que pode alterar a qualidade do alimento.  A </w:t>
      </w:r>
      <w:proofErr w:type="spellStart"/>
      <w:r w:rsidRPr="00814388">
        <w:rPr>
          <w:rFonts w:cstheme="minorHAnsi"/>
          <w:color w:val="1E1E1E"/>
          <w:sz w:val="24"/>
          <w:szCs w:val="24"/>
        </w:rPr>
        <w:t>Bromatologia</w:t>
      </w:r>
      <w:proofErr w:type="spellEnd"/>
      <w:r w:rsidRPr="00814388">
        <w:rPr>
          <w:rFonts w:cstheme="minorHAnsi"/>
          <w:color w:val="1E1E1E"/>
          <w:sz w:val="24"/>
          <w:szCs w:val="24"/>
        </w:rPr>
        <w:t xml:space="preserve"> atua em vários segmentos desde o controle de qualidade dos alimentos, até o armazenamento deles, sob a responsabilidade do farmacêutico.</w:t>
      </w:r>
    </w:p>
    <w:p w14:paraId="311132C3" w14:textId="77777777" w:rsidR="00B65A11" w:rsidRPr="00814388" w:rsidRDefault="00B65A11" w:rsidP="00B65A11">
      <w:pPr>
        <w:spacing w:after="0"/>
        <w:rPr>
          <w:rFonts w:cstheme="minorHAnsi"/>
          <w:color w:val="1E1E1E"/>
          <w:sz w:val="24"/>
          <w:szCs w:val="24"/>
        </w:rPr>
      </w:pPr>
      <w:r w:rsidRPr="00814388">
        <w:rPr>
          <w:rFonts w:cstheme="minorHAnsi"/>
          <w:bCs/>
          <w:sz w:val="24"/>
          <w:szCs w:val="24"/>
        </w:rPr>
        <w:t xml:space="preserve">O profissional deverá ser habilitado como </w:t>
      </w:r>
      <w:r w:rsidRPr="00814388">
        <w:rPr>
          <w:rFonts w:cstheme="minorHAnsi"/>
          <w:bCs/>
          <w:color w:val="1E1E1E"/>
          <w:sz w:val="24"/>
          <w:szCs w:val="24"/>
          <w:shd w:val="clear" w:color="auto" w:fill="FFFFFF"/>
        </w:rPr>
        <w:t>Farmacêutico-Bioquímico opção Análises Clínicas Bromatológicas ou ser Farmacêutico Generalista (Farmacêutico formado de acordo com a Resolução CNE/CES 02 de 2002).</w:t>
      </w:r>
    </w:p>
    <w:p w14:paraId="7BD53748" w14:textId="77777777" w:rsidR="00B65A11" w:rsidRPr="00814388" w:rsidRDefault="00B65A11" w:rsidP="00B65A11">
      <w:pPr>
        <w:spacing w:after="0"/>
        <w:rPr>
          <w:rFonts w:cstheme="minorHAnsi"/>
          <w:color w:val="1E1E1E"/>
          <w:sz w:val="24"/>
          <w:szCs w:val="24"/>
        </w:rPr>
      </w:pPr>
      <w:r w:rsidRPr="00814388">
        <w:rPr>
          <w:rFonts w:cstheme="minorHAnsi"/>
          <w:b/>
          <w:bCs/>
          <w:color w:val="1E1E1E"/>
          <w:sz w:val="24"/>
          <w:szCs w:val="24"/>
        </w:rPr>
        <w:t xml:space="preserve">C </w:t>
      </w:r>
      <w:r w:rsidRPr="00814388">
        <w:rPr>
          <w:rFonts w:cstheme="minorHAnsi"/>
          <w:color w:val="1E1E1E"/>
          <w:sz w:val="24"/>
          <w:szCs w:val="24"/>
        </w:rPr>
        <w:t>– </w:t>
      </w:r>
      <w:r w:rsidRPr="00814388">
        <w:rPr>
          <w:rFonts w:cstheme="minorHAnsi"/>
          <w:color w:val="1E1E1E"/>
          <w:sz w:val="24"/>
          <w:szCs w:val="24"/>
          <w:u w:val="single"/>
        </w:rPr>
        <w:t>Outros Laboratório de Análises</w:t>
      </w:r>
      <w:r w:rsidRPr="00814388">
        <w:rPr>
          <w:rFonts w:cstheme="minorHAnsi"/>
          <w:color w:val="1E1E1E"/>
          <w:sz w:val="24"/>
          <w:szCs w:val="24"/>
        </w:rPr>
        <w:t> - outros específicos não enquadrados nos demais conceitos com definição específica.</w:t>
      </w:r>
    </w:p>
    <w:p w14:paraId="3DB6BA32" w14:textId="77777777" w:rsidR="00B65A11" w:rsidRPr="00814388" w:rsidRDefault="00B65A11" w:rsidP="00B65A11">
      <w:pPr>
        <w:spacing w:after="0"/>
        <w:rPr>
          <w:rFonts w:cstheme="minorHAnsi"/>
          <w:b/>
          <w:bCs/>
          <w:sz w:val="24"/>
          <w:szCs w:val="24"/>
        </w:rPr>
      </w:pPr>
    </w:p>
    <w:p w14:paraId="2611DF84" w14:textId="77777777" w:rsidR="00A36B48" w:rsidRPr="00814388" w:rsidRDefault="00A36B48" w:rsidP="00B65A11">
      <w:pPr>
        <w:spacing w:after="0"/>
        <w:rPr>
          <w:rFonts w:cstheme="minorHAnsi"/>
          <w:b/>
          <w:bCs/>
          <w:sz w:val="24"/>
          <w:szCs w:val="24"/>
        </w:rPr>
      </w:pPr>
    </w:p>
    <w:p w14:paraId="16B88C25" w14:textId="77777777" w:rsidR="00B65A11" w:rsidRPr="00814388" w:rsidRDefault="00B65A11" w:rsidP="00B65A11">
      <w:pPr>
        <w:spacing w:after="0"/>
        <w:rPr>
          <w:rFonts w:cstheme="minorHAnsi"/>
          <w:b/>
          <w:bCs/>
          <w:sz w:val="24"/>
          <w:szCs w:val="24"/>
        </w:rPr>
      </w:pPr>
      <w:r w:rsidRPr="00814388">
        <w:rPr>
          <w:rFonts w:cstheme="minorHAnsi"/>
          <w:b/>
          <w:bCs/>
          <w:sz w:val="24"/>
          <w:szCs w:val="24"/>
        </w:rPr>
        <w:t>1.7 Indústrias:</w:t>
      </w:r>
    </w:p>
    <w:p w14:paraId="40E51BF7" w14:textId="77777777" w:rsidR="00B65A11" w:rsidRPr="00814388" w:rsidRDefault="00B65A11" w:rsidP="00B65A11">
      <w:pPr>
        <w:spacing w:after="0"/>
        <w:rPr>
          <w:rFonts w:cstheme="minorHAnsi"/>
          <w:b/>
          <w:bCs/>
          <w:sz w:val="24"/>
          <w:szCs w:val="24"/>
        </w:rPr>
      </w:pPr>
      <w:r w:rsidRPr="00814388">
        <w:rPr>
          <w:rFonts w:cstheme="minorHAnsi"/>
          <w:b/>
          <w:bCs/>
          <w:sz w:val="24"/>
          <w:szCs w:val="24"/>
        </w:rPr>
        <w:t>1.7.1</w:t>
      </w:r>
      <w:r w:rsidRPr="00814388">
        <w:rPr>
          <w:rFonts w:cstheme="minorHAnsi"/>
          <w:bCs/>
          <w:sz w:val="24"/>
          <w:szCs w:val="24"/>
        </w:rPr>
        <w:t xml:space="preserve"> Declaração de Indústria, na qual deverá preencher o horário de produção, 7ter assistência técnica com profissional habilitado para todo horário de produção declarado.</w:t>
      </w:r>
    </w:p>
    <w:p w14:paraId="306EB93C" w14:textId="77777777" w:rsidR="00B65A11" w:rsidRPr="00814388" w:rsidRDefault="00B65A11" w:rsidP="00B65A11">
      <w:pPr>
        <w:spacing w:after="0"/>
        <w:rPr>
          <w:rFonts w:cstheme="minorHAnsi"/>
          <w:color w:val="1E1E1E"/>
          <w:sz w:val="24"/>
          <w:szCs w:val="24"/>
        </w:rPr>
      </w:pPr>
      <w:r w:rsidRPr="00814388">
        <w:rPr>
          <w:rStyle w:val="Forte"/>
          <w:rFonts w:cstheme="minorHAnsi"/>
          <w:color w:val="1E1E1E"/>
          <w:sz w:val="24"/>
          <w:szCs w:val="24"/>
        </w:rPr>
        <w:t>A</w:t>
      </w:r>
      <w:r w:rsidRPr="00814388">
        <w:rPr>
          <w:rFonts w:cstheme="minorHAnsi"/>
          <w:color w:val="1E1E1E"/>
          <w:sz w:val="24"/>
          <w:szCs w:val="24"/>
        </w:rPr>
        <w:t xml:space="preserve"> - </w:t>
      </w:r>
      <w:r w:rsidRPr="00814388">
        <w:rPr>
          <w:rFonts w:cstheme="minorHAnsi"/>
          <w:color w:val="1E1E1E"/>
          <w:sz w:val="24"/>
          <w:szCs w:val="24"/>
          <w:u w:val="single"/>
        </w:rPr>
        <w:t>Industria Farmacêutica</w:t>
      </w:r>
      <w:r w:rsidRPr="00814388">
        <w:rPr>
          <w:rFonts w:cstheme="minorHAnsi"/>
          <w:color w:val="1E1E1E"/>
          <w:sz w:val="24"/>
          <w:szCs w:val="24"/>
        </w:rPr>
        <w:t xml:space="preserve"> - Estabelecimentos que executa qualquer operação de industrialização de </w:t>
      </w:r>
      <w:r w:rsidRPr="00814388">
        <w:rPr>
          <w:rStyle w:val="Forte"/>
          <w:rFonts w:cstheme="minorHAnsi"/>
          <w:color w:val="1E1E1E"/>
          <w:sz w:val="24"/>
          <w:szCs w:val="24"/>
        </w:rPr>
        <w:t>medicamentos</w:t>
      </w:r>
      <w:r w:rsidRPr="00814388">
        <w:rPr>
          <w:rFonts w:cstheme="minorHAnsi"/>
          <w:color w:val="1E1E1E"/>
          <w:sz w:val="24"/>
          <w:szCs w:val="24"/>
        </w:rPr>
        <w:t> envolvendo todas as operações desenvolvidas no preparo de determinado medicamento, incluindo a aquisição de materiais, produção, controle de qualidade, liberação, estocagem, expedição de produtos terminados e os controles relacionados.</w:t>
      </w:r>
    </w:p>
    <w:p w14:paraId="22C4F8DB" w14:textId="77777777" w:rsidR="00B65A11" w:rsidRPr="00814388" w:rsidRDefault="00B65A11" w:rsidP="00B65A11">
      <w:pPr>
        <w:spacing w:after="0"/>
        <w:rPr>
          <w:rFonts w:cstheme="minorHAnsi"/>
          <w:color w:val="1E1E1E"/>
          <w:sz w:val="24"/>
          <w:szCs w:val="24"/>
        </w:rPr>
      </w:pPr>
      <w:r w:rsidRPr="00814388">
        <w:rPr>
          <w:rStyle w:val="Forte"/>
          <w:rFonts w:cstheme="minorHAnsi"/>
          <w:color w:val="1E1E1E"/>
          <w:sz w:val="24"/>
          <w:szCs w:val="24"/>
        </w:rPr>
        <w:t>B</w:t>
      </w:r>
      <w:r w:rsidRPr="00814388">
        <w:rPr>
          <w:rFonts w:cstheme="minorHAnsi"/>
          <w:color w:val="1E1E1E"/>
          <w:sz w:val="24"/>
          <w:szCs w:val="24"/>
        </w:rPr>
        <w:t xml:space="preserve"> - </w:t>
      </w:r>
      <w:r w:rsidRPr="00814388">
        <w:rPr>
          <w:rFonts w:cstheme="minorHAnsi"/>
          <w:color w:val="1E1E1E"/>
          <w:sz w:val="24"/>
          <w:szCs w:val="24"/>
          <w:u w:val="single"/>
        </w:rPr>
        <w:t>Industria de Produtos Farmacopeicos/Fitoterápicos</w:t>
      </w:r>
      <w:r w:rsidRPr="00814388">
        <w:rPr>
          <w:rFonts w:cstheme="minorHAnsi"/>
          <w:color w:val="1E1E1E"/>
          <w:sz w:val="24"/>
          <w:szCs w:val="24"/>
        </w:rPr>
        <w:t xml:space="preserve"> - Estabelecimentos que executa qualquer operação de industrialização de </w:t>
      </w:r>
      <w:r w:rsidRPr="00814388">
        <w:rPr>
          <w:rStyle w:val="Forte"/>
          <w:rFonts w:cstheme="minorHAnsi"/>
          <w:color w:val="1E1E1E"/>
          <w:sz w:val="24"/>
          <w:szCs w:val="24"/>
        </w:rPr>
        <w:t>medicamentos</w:t>
      </w:r>
      <w:r w:rsidRPr="00814388">
        <w:rPr>
          <w:rFonts w:cstheme="minorHAnsi"/>
          <w:color w:val="1E1E1E"/>
          <w:sz w:val="24"/>
          <w:szCs w:val="24"/>
        </w:rPr>
        <w:t>, envolvendo todas as operações desenvolvidas no preparo de determinado medicamento, incluindo a aquisição de materiais, produção, controle de qualidade, liberação, estocagem, expedição de produtos terminados e os controles relacionados.</w:t>
      </w:r>
    </w:p>
    <w:p w14:paraId="798BBD07" w14:textId="77777777" w:rsidR="00B65A11" w:rsidRPr="00814388" w:rsidRDefault="00B65A11" w:rsidP="00B65A11">
      <w:pPr>
        <w:spacing w:after="0"/>
        <w:rPr>
          <w:rFonts w:cstheme="minorHAnsi"/>
          <w:color w:val="1E1E1E"/>
          <w:sz w:val="24"/>
          <w:szCs w:val="24"/>
        </w:rPr>
      </w:pPr>
      <w:r w:rsidRPr="00814388">
        <w:rPr>
          <w:rStyle w:val="Forte"/>
          <w:rFonts w:cstheme="minorHAnsi"/>
          <w:color w:val="1E1E1E"/>
          <w:sz w:val="24"/>
          <w:szCs w:val="24"/>
        </w:rPr>
        <w:t>C</w:t>
      </w:r>
      <w:r w:rsidRPr="00814388">
        <w:rPr>
          <w:rFonts w:cstheme="minorHAnsi"/>
          <w:color w:val="1E1E1E"/>
          <w:sz w:val="24"/>
          <w:szCs w:val="24"/>
        </w:rPr>
        <w:t xml:space="preserve"> - </w:t>
      </w:r>
      <w:r w:rsidRPr="00814388">
        <w:rPr>
          <w:rFonts w:cstheme="minorHAnsi"/>
          <w:color w:val="1E1E1E"/>
          <w:sz w:val="24"/>
          <w:szCs w:val="24"/>
          <w:u w:val="single"/>
        </w:rPr>
        <w:t>Industria de Insumos</w:t>
      </w:r>
      <w:r w:rsidRPr="00814388">
        <w:rPr>
          <w:rFonts w:cstheme="minorHAnsi"/>
          <w:color w:val="1E1E1E"/>
          <w:sz w:val="24"/>
          <w:szCs w:val="24"/>
        </w:rPr>
        <w:t xml:space="preserve"> - Estabelecimentos que executa qualquer operação de industrialização de insumos ou drogas, envolvendo todas as operações desenvolvidas no preparo de determinado </w:t>
      </w:r>
      <w:r w:rsidRPr="00814388">
        <w:rPr>
          <w:rStyle w:val="Forte"/>
          <w:rFonts w:cstheme="minorHAnsi"/>
          <w:color w:val="1E1E1E"/>
          <w:sz w:val="24"/>
          <w:szCs w:val="24"/>
        </w:rPr>
        <w:t>Insumo</w:t>
      </w:r>
      <w:r w:rsidRPr="00814388">
        <w:rPr>
          <w:rFonts w:cstheme="minorHAnsi"/>
          <w:color w:val="1E1E1E"/>
          <w:sz w:val="24"/>
          <w:szCs w:val="24"/>
        </w:rPr>
        <w:t>, incluindo a aquisição de materiais, produção, controle de qualidade, liberação, estocagem, expedição de produtos terminados e os controles relacionados.</w:t>
      </w:r>
    </w:p>
    <w:p w14:paraId="00DF9CB9" w14:textId="77777777" w:rsidR="00B65A11" w:rsidRPr="00814388" w:rsidRDefault="00B65A11" w:rsidP="00B65A11">
      <w:pPr>
        <w:spacing w:after="0"/>
        <w:rPr>
          <w:rFonts w:cstheme="minorHAnsi"/>
          <w:sz w:val="24"/>
          <w:szCs w:val="24"/>
        </w:rPr>
      </w:pPr>
      <w:r w:rsidRPr="00814388">
        <w:rPr>
          <w:rFonts w:cstheme="minorHAnsi"/>
          <w:b/>
          <w:bCs/>
          <w:sz w:val="24"/>
          <w:szCs w:val="24"/>
        </w:rPr>
        <w:t xml:space="preserve">A, B e C </w:t>
      </w:r>
      <w:r w:rsidRPr="00814388">
        <w:rPr>
          <w:rFonts w:cstheme="minorHAnsi"/>
          <w:sz w:val="24"/>
          <w:szCs w:val="24"/>
        </w:rPr>
        <w:t>O profissional deverá ser habilitado como</w:t>
      </w:r>
      <w:r w:rsidRPr="00814388">
        <w:rPr>
          <w:rFonts w:cstheme="minorHAnsi"/>
          <w:b/>
          <w:bCs/>
          <w:sz w:val="24"/>
          <w:szCs w:val="24"/>
        </w:rPr>
        <w:t xml:space="preserve"> </w:t>
      </w:r>
      <w:r w:rsidRPr="00814388">
        <w:rPr>
          <w:rStyle w:val="nfase"/>
          <w:rFonts w:cstheme="minorHAnsi"/>
          <w:i w:val="0"/>
          <w:iCs w:val="0"/>
          <w:color w:val="1E1E1E"/>
          <w:sz w:val="24"/>
          <w:szCs w:val="24"/>
        </w:rPr>
        <w:t>Farmacêutico Químico; Farmacêutico Industrial; Farmacêutico Bioquímico em Alimentos e Industrial; Farmacêutico Bioquímico em Análises Clínicas, Toxicológicas e Industrial; Farmacêutico Industrial e Bioquímico em Alimentos e Análises Clínicas Toxicológicas e Farmacêutico Generalista (</w:t>
      </w:r>
      <w:r w:rsidRPr="00814388">
        <w:rPr>
          <w:rFonts w:cstheme="minorHAnsi"/>
          <w:color w:val="1E1E1E"/>
          <w:sz w:val="24"/>
          <w:szCs w:val="24"/>
          <w:shd w:val="clear" w:color="auto" w:fill="FFFFFF"/>
        </w:rPr>
        <w:t>formado de acordo com a Resolução CNE/CES 02 de 2002).</w:t>
      </w:r>
    </w:p>
    <w:p w14:paraId="1D8C1D55" w14:textId="77777777" w:rsidR="00B65A11" w:rsidRPr="00814388" w:rsidRDefault="00B65A11" w:rsidP="00B65A11">
      <w:pPr>
        <w:spacing w:after="0"/>
        <w:rPr>
          <w:rFonts w:cstheme="minorHAnsi"/>
          <w:color w:val="1E1E1E"/>
          <w:sz w:val="24"/>
          <w:szCs w:val="24"/>
          <w:shd w:val="clear" w:color="auto" w:fill="FFFFFF"/>
        </w:rPr>
      </w:pPr>
      <w:r w:rsidRPr="00814388">
        <w:rPr>
          <w:rStyle w:val="Forte"/>
          <w:rFonts w:cstheme="minorHAnsi"/>
          <w:color w:val="1E1E1E"/>
          <w:sz w:val="24"/>
          <w:szCs w:val="24"/>
          <w:shd w:val="clear" w:color="auto" w:fill="FFFFFF"/>
        </w:rPr>
        <w:t>D</w:t>
      </w:r>
      <w:r w:rsidRPr="00814388">
        <w:rPr>
          <w:rFonts w:cstheme="minorHAnsi"/>
          <w:color w:val="1E1E1E"/>
          <w:sz w:val="24"/>
          <w:szCs w:val="24"/>
          <w:shd w:val="clear" w:color="auto" w:fill="FFFFFF"/>
        </w:rPr>
        <w:t xml:space="preserve"> - </w:t>
      </w:r>
      <w:r w:rsidRPr="00814388">
        <w:rPr>
          <w:rFonts w:cstheme="minorHAnsi"/>
          <w:color w:val="1E1E1E"/>
          <w:sz w:val="24"/>
          <w:szCs w:val="24"/>
          <w:u w:val="single"/>
          <w:shd w:val="clear" w:color="auto" w:fill="FFFFFF"/>
        </w:rPr>
        <w:t>Industria de Alimentos</w:t>
      </w:r>
      <w:r w:rsidRPr="00814388">
        <w:rPr>
          <w:rFonts w:cstheme="minorHAnsi"/>
          <w:color w:val="1E1E1E"/>
          <w:sz w:val="24"/>
          <w:szCs w:val="24"/>
          <w:shd w:val="clear" w:color="auto" w:fill="FFFFFF"/>
        </w:rPr>
        <w:t xml:space="preserve"> - Estabelecimentos que executem qualquer operação de industrialização de</w:t>
      </w:r>
      <w:r w:rsidRPr="00814388">
        <w:rPr>
          <w:rStyle w:val="Forte"/>
          <w:rFonts w:cstheme="minorHAnsi"/>
          <w:color w:val="1E1E1E"/>
          <w:sz w:val="24"/>
          <w:szCs w:val="24"/>
          <w:shd w:val="clear" w:color="auto" w:fill="FFFFFF"/>
        </w:rPr>
        <w:t> alimentos, </w:t>
      </w:r>
      <w:r w:rsidRPr="00814388">
        <w:rPr>
          <w:rFonts w:cstheme="minorHAnsi"/>
          <w:color w:val="1E1E1E"/>
          <w:sz w:val="24"/>
          <w:szCs w:val="24"/>
          <w:shd w:val="clear" w:color="auto" w:fill="FFFFFF"/>
        </w:rPr>
        <w:t>funcionais ou não</w:t>
      </w:r>
      <w:r w:rsidRPr="00814388">
        <w:rPr>
          <w:rStyle w:val="Forte"/>
          <w:rFonts w:cstheme="minorHAnsi"/>
          <w:color w:val="1E1E1E"/>
          <w:sz w:val="24"/>
          <w:szCs w:val="24"/>
          <w:shd w:val="clear" w:color="auto" w:fill="FFFFFF"/>
        </w:rPr>
        <w:t>,</w:t>
      </w:r>
      <w:r w:rsidRPr="00814388">
        <w:rPr>
          <w:rFonts w:cstheme="minorHAnsi"/>
          <w:color w:val="1E1E1E"/>
          <w:sz w:val="24"/>
          <w:szCs w:val="24"/>
          <w:shd w:val="clear" w:color="auto" w:fill="FFFFFF"/>
        </w:rPr>
        <w:t> que estejam sob a responsabilidade técnica de farmacêutico.</w:t>
      </w:r>
    </w:p>
    <w:p w14:paraId="234DFB3B" w14:textId="77777777" w:rsidR="00B65A11" w:rsidRPr="00814388" w:rsidRDefault="00B65A11" w:rsidP="00B65A11">
      <w:pPr>
        <w:spacing w:after="0"/>
        <w:rPr>
          <w:rStyle w:val="nfase"/>
          <w:rFonts w:cstheme="minorHAnsi"/>
          <w:i w:val="0"/>
          <w:iCs w:val="0"/>
          <w:color w:val="1E1E1E"/>
          <w:sz w:val="24"/>
          <w:szCs w:val="24"/>
          <w:shd w:val="clear" w:color="auto" w:fill="FFFFFF"/>
        </w:rPr>
      </w:pPr>
      <w:r w:rsidRPr="00814388">
        <w:rPr>
          <w:rFonts w:cstheme="minorHAnsi"/>
          <w:sz w:val="24"/>
          <w:szCs w:val="24"/>
        </w:rPr>
        <w:lastRenderedPageBreak/>
        <w:t>O profissional deverá ser habilitado como</w:t>
      </w:r>
      <w:r w:rsidRPr="00814388">
        <w:rPr>
          <w:rStyle w:val="nfase"/>
          <w:rFonts w:cstheme="minorHAnsi"/>
          <w:i w:val="0"/>
          <w:iCs w:val="0"/>
          <w:color w:val="1E1E1E"/>
          <w:sz w:val="24"/>
          <w:szCs w:val="24"/>
          <w:shd w:val="clear" w:color="auto" w:fill="FFFFFF"/>
        </w:rPr>
        <w:t xml:space="preserve"> Farmacêutico Químico; Farmacêutico Bioquímico em Análises Clínicas Toxicológicas e Alimentos; Farmacêutico Bioquímico em Alimentos e Industrial; Farmacêutico Bioquímico em Análises Clínicas, Toxicológicas e Industrial; Farmacêutico Industrial e Bioquímico em Alimentos e Análises Clínicas Toxicológicas e </w:t>
      </w:r>
      <w:r w:rsidRPr="00814388">
        <w:rPr>
          <w:rStyle w:val="nfase"/>
          <w:rFonts w:cstheme="minorHAnsi"/>
          <w:i w:val="0"/>
          <w:iCs w:val="0"/>
          <w:color w:val="1E1E1E"/>
          <w:sz w:val="24"/>
          <w:szCs w:val="24"/>
        </w:rPr>
        <w:t>Farmacêutico Generalista (</w:t>
      </w:r>
      <w:r w:rsidRPr="00814388">
        <w:rPr>
          <w:rFonts w:cstheme="minorHAnsi"/>
          <w:color w:val="1E1E1E"/>
          <w:sz w:val="24"/>
          <w:szCs w:val="24"/>
          <w:shd w:val="clear" w:color="auto" w:fill="FFFFFF"/>
        </w:rPr>
        <w:t>formado de acordo com a Resolução CNE/CES 02 de 2002)</w:t>
      </w:r>
      <w:r w:rsidRPr="00814388">
        <w:rPr>
          <w:rStyle w:val="nfase"/>
          <w:rFonts w:cstheme="minorHAnsi"/>
          <w:i w:val="0"/>
          <w:iCs w:val="0"/>
          <w:color w:val="1E1E1E"/>
          <w:sz w:val="24"/>
          <w:szCs w:val="24"/>
          <w:shd w:val="clear" w:color="auto" w:fill="FFFFFF"/>
        </w:rPr>
        <w:t>.</w:t>
      </w:r>
    </w:p>
    <w:p w14:paraId="01ABD201" w14:textId="77777777" w:rsidR="00B65A11" w:rsidRPr="00814388" w:rsidRDefault="00B65A11" w:rsidP="00B65A11">
      <w:pPr>
        <w:spacing w:after="0"/>
        <w:rPr>
          <w:rFonts w:cstheme="minorHAnsi"/>
          <w:b/>
          <w:bCs/>
          <w:color w:val="1E1E1E"/>
          <w:sz w:val="24"/>
          <w:szCs w:val="24"/>
          <w:shd w:val="clear" w:color="auto" w:fill="FFFFFF"/>
        </w:rPr>
      </w:pPr>
      <w:r w:rsidRPr="00814388">
        <w:rPr>
          <w:rFonts w:cstheme="minorHAnsi"/>
          <w:b/>
          <w:bCs/>
          <w:sz w:val="24"/>
          <w:szCs w:val="24"/>
        </w:rPr>
        <w:t>E</w:t>
      </w:r>
      <w:r w:rsidRPr="00814388">
        <w:rPr>
          <w:rFonts w:cstheme="minorHAnsi"/>
          <w:bCs/>
          <w:sz w:val="24"/>
          <w:szCs w:val="24"/>
        </w:rPr>
        <w:t xml:space="preserve"> - </w:t>
      </w:r>
      <w:r w:rsidRPr="00814388">
        <w:rPr>
          <w:rFonts w:cstheme="minorHAnsi"/>
          <w:bCs/>
          <w:sz w:val="24"/>
          <w:szCs w:val="24"/>
          <w:u w:val="single"/>
        </w:rPr>
        <w:t>Indústria de Cosméticos e Perfumaria</w:t>
      </w:r>
      <w:r w:rsidRPr="00814388">
        <w:rPr>
          <w:rFonts w:cstheme="minorHAnsi"/>
          <w:bCs/>
          <w:sz w:val="24"/>
          <w:szCs w:val="24"/>
        </w:rPr>
        <w:t xml:space="preserve"> - </w:t>
      </w:r>
      <w:r w:rsidRPr="00814388">
        <w:rPr>
          <w:rFonts w:cstheme="minorHAnsi"/>
          <w:bCs/>
          <w:color w:val="1E1E1E"/>
          <w:sz w:val="24"/>
          <w:szCs w:val="24"/>
          <w:shd w:val="clear" w:color="auto" w:fill="FFFFFF"/>
        </w:rPr>
        <w:t>Estabelecimentos que executem qualquer operação de industrialização cosmética, que envolve produtos destinados à estética corporal e que se utilizam quer para manter o aspecto exterior ou para tornar o corpo mais atraente e ocultar as suas imperfeições.</w:t>
      </w:r>
    </w:p>
    <w:p w14:paraId="37A417BD" w14:textId="77777777" w:rsidR="00B65A11" w:rsidRPr="00814388" w:rsidRDefault="00B65A11" w:rsidP="00B65A11">
      <w:pPr>
        <w:spacing w:after="0"/>
        <w:rPr>
          <w:rFonts w:cstheme="minorHAnsi"/>
          <w:b/>
          <w:bCs/>
          <w:i/>
          <w:iCs/>
          <w:color w:val="1E1E1E"/>
          <w:sz w:val="24"/>
          <w:szCs w:val="24"/>
        </w:rPr>
      </w:pPr>
      <w:r w:rsidRPr="00814388">
        <w:rPr>
          <w:rFonts w:cstheme="minorHAnsi"/>
          <w:sz w:val="24"/>
          <w:szCs w:val="24"/>
        </w:rPr>
        <w:t>O profissional deverá ser habilitado como</w:t>
      </w:r>
      <w:r w:rsidRPr="00814388">
        <w:rPr>
          <w:rStyle w:val="nfase"/>
          <w:rFonts w:cstheme="minorHAnsi"/>
          <w:color w:val="1E1E1E"/>
          <w:sz w:val="24"/>
          <w:szCs w:val="24"/>
          <w:shd w:val="clear" w:color="auto" w:fill="FFFFFF"/>
        </w:rPr>
        <w:t xml:space="preserve"> </w:t>
      </w:r>
      <w:r w:rsidRPr="00814388">
        <w:rPr>
          <w:rStyle w:val="nfase"/>
          <w:rFonts w:cstheme="minorHAnsi"/>
          <w:i w:val="0"/>
          <w:iCs w:val="0"/>
          <w:color w:val="1E1E1E"/>
          <w:sz w:val="24"/>
          <w:szCs w:val="24"/>
          <w:shd w:val="clear" w:color="auto" w:fill="FFFFFF"/>
        </w:rPr>
        <w:t xml:space="preserve">Farmacêutico Químico; Farmacêutico Bioquímico em Análises Clínicas Toxicológicas; Farmacêutico Industrial; Farmacêutico Bioquímico em Análises Clínicas Toxicológicas e Alimentos; Farmacêutico Bioquímico em Alimentos e Industrial; Farmacêutico Bioquímico em Análises Clínicas, Toxicológicas e Industrial; Farmacêutico Industrial e Bioquímico em Alimentos e Análises Clínicas Toxicológicas e </w:t>
      </w:r>
      <w:r w:rsidRPr="00814388">
        <w:rPr>
          <w:rStyle w:val="nfase"/>
          <w:rFonts w:cstheme="minorHAnsi"/>
          <w:i w:val="0"/>
          <w:iCs w:val="0"/>
          <w:color w:val="1E1E1E"/>
          <w:sz w:val="24"/>
          <w:szCs w:val="24"/>
        </w:rPr>
        <w:t>Farmacêutico Generalista (</w:t>
      </w:r>
      <w:r w:rsidRPr="00814388">
        <w:rPr>
          <w:rFonts w:cstheme="minorHAnsi"/>
          <w:i/>
          <w:iCs/>
          <w:color w:val="1E1E1E"/>
          <w:sz w:val="24"/>
          <w:szCs w:val="24"/>
          <w:shd w:val="clear" w:color="auto" w:fill="FFFFFF"/>
        </w:rPr>
        <w:t>formado de acordo com a Resolução CNE/CES 02 de 2002)</w:t>
      </w:r>
      <w:r w:rsidRPr="00814388">
        <w:rPr>
          <w:rStyle w:val="nfase"/>
          <w:rFonts w:cstheme="minorHAnsi"/>
          <w:i w:val="0"/>
          <w:iCs w:val="0"/>
          <w:color w:val="1E1E1E"/>
          <w:sz w:val="24"/>
          <w:szCs w:val="24"/>
          <w:shd w:val="clear" w:color="auto" w:fill="FFFFFF"/>
        </w:rPr>
        <w:t>.</w:t>
      </w:r>
    </w:p>
    <w:p w14:paraId="2D2F85AB" w14:textId="77777777" w:rsidR="00B65A11" w:rsidRPr="00814388" w:rsidRDefault="00B65A11" w:rsidP="00B65A11">
      <w:pPr>
        <w:spacing w:after="0"/>
        <w:rPr>
          <w:rFonts w:cstheme="minorHAnsi"/>
          <w:b/>
          <w:bCs/>
          <w:sz w:val="24"/>
          <w:szCs w:val="24"/>
        </w:rPr>
      </w:pPr>
      <w:r w:rsidRPr="00814388">
        <w:rPr>
          <w:rFonts w:cstheme="minorHAnsi"/>
          <w:b/>
          <w:bCs/>
          <w:sz w:val="24"/>
          <w:szCs w:val="24"/>
        </w:rPr>
        <w:t>F</w:t>
      </w:r>
      <w:r w:rsidRPr="00814388">
        <w:rPr>
          <w:rFonts w:cstheme="minorHAnsi"/>
          <w:sz w:val="24"/>
          <w:szCs w:val="24"/>
        </w:rPr>
        <w:t xml:space="preserve"> </w:t>
      </w:r>
      <w:r w:rsidRPr="00814388">
        <w:rPr>
          <w:rFonts w:cstheme="minorHAnsi"/>
          <w:bCs/>
          <w:sz w:val="24"/>
          <w:szCs w:val="24"/>
        </w:rPr>
        <w:t xml:space="preserve">- </w:t>
      </w:r>
      <w:r w:rsidRPr="00814388">
        <w:rPr>
          <w:rFonts w:cstheme="minorHAnsi"/>
          <w:bCs/>
          <w:sz w:val="24"/>
          <w:szCs w:val="24"/>
          <w:u w:val="single"/>
        </w:rPr>
        <w:t>Indústria de Correlatos</w:t>
      </w:r>
      <w:r w:rsidRPr="00814388">
        <w:rPr>
          <w:rFonts w:cstheme="minorHAnsi"/>
          <w:bCs/>
          <w:sz w:val="24"/>
          <w:szCs w:val="24"/>
        </w:rPr>
        <w:t xml:space="preserve"> - </w:t>
      </w:r>
      <w:r w:rsidRPr="00814388">
        <w:rPr>
          <w:rFonts w:cstheme="minorHAnsi"/>
          <w:bCs/>
          <w:color w:val="1E1E1E"/>
          <w:sz w:val="24"/>
          <w:szCs w:val="24"/>
          <w:shd w:val="clear" w:color="auto" w:fill="FFFFFF"/>
        </w:rPr>
        <w:t>Estabelecimento que executa qualquer operação de industrialização de aparelho ou acessório, cujo uso ou aplicação esteja ligado à defesa e proteção da saúde individual ou coletiva, à higiene pessoal ou de ambientes, ou afins diagnósticos e analíticos, os cosméticos e perfumes, e ainda os produtos dietéticos, óticos, de acústica médica, odontológicos e veterinários, podendo estes serem privados ou públicos.</w:t>
      </w:r>
    </w:p>
    <w:p w14:paraId="1327B54F" w14:textId="77777777" w:rsidR="00B65A11" w:rsidRPr="00814388" w:rsidRDefault="00B65A11" w:rsidP="00B65A11">
      <w:pPr>
        <w:spacing w:after="0"/>
        <w:rPr>
          <w:rFonts w:cstheme="minorHAnsi"/>
          <w:b/>
          <w:bCs/>
          <w:sz w:val="24"/>
          <w:szCs w:val="24"/>
        </w:rPr>
      </w:pPr>
      <w:r w:rsidRPr="00814388">
        <w:rPr>
          <w:rFonts w:cstheme="minorHAnsi"/>
          <w:bCs/>
          <w:sz w:val="24"/>
          <w:szCs w:val="24"/>
        </w:rPr>
        <w:t>O profissional farmacêutico pode assumir a RT, não necessitando de habilitação;</w:t>
      </w:r>
    </w:p>
    <w:p w14:paraId="75635669" w14:textId="77777777" w:rsidR="00B65A11" w:rsidRPr="00814388" w:rsidRDefault="00B65A11" w:rsidP="00B65A11">
      <w:pPr>
        <w:spacing w:after="0"/>
        <w:rPr>
          <w:rFonts w:cstheme="minorHAnsi"/>
          <w:b/>
          <w:bCs/>
          <w:color w:val="1E1E1E"/>
          <w:sz w:val="24"/>
          <w:szCs w:val="24"/>
          <w:shd w:val="clear" w:color="auto" w:fill="FFFFFF"/>
        </w:rPr>
      </w:pPr>
      <w:r w:rsidRPr="00814388">
        <w:rPr>
          <w:rFonts w:cstheme="minorHAnsi"/>
          <w:b/>
          <w:bCs/>
          <w:sz w:val="24"/>
          <w:szCs w:val="24"/>
        </w:rPr>
        <w:t>G</w:t>
      </w:r>
      <w:r w:rsidRPr="00814388">
        <w:rPr>
          <w:rFonts w:cstheme="minorHAnsi"/>
          <w:bCs/>
          <w:sz w:val="24"/>
          <w:szCs w:val="24"/>
        </w:rPr>
        <w:t xml:space="preserve"> - </w:t>
      </w:r>
      <w:r w:rsidRPr="00814388">
        <w:rPr>
          <w:rFonts w:cstheme="minorHAnsi"/>
          <w:bCs/>
          <w:color w:val="1E1E1E"/>
          <w:sz w:val="24"/>
          <w:szCs w:val="24"/>
          <w:u w:val="single"/>
          <w:shd w:val="clear" w:color="auto" w:fill="FFFFFF"/>
        </w:rPr>
        <w:t>Outras Indústrias</w:t>
      </w:r>
      <w:r w:rsidRPr="00814388">
        <w:rPr>
          <w:rFonts w:cstheme="minorHAnsi"/>
          <w:bCs/>
          <w:color w:val="1E1E1E"/>
          <w:sz w:val="24"/>
          <w:szCs w:val="24"/>
          <w:shd w:val="clear" w:color="auto" w:fill="FFFFFF"/>
        </w:rPr>
        <w:t xml:space="preserve"> - Estabelecimentos que executem qualquer operação de industrialização de</w:t>
      </w:r>
      <w:r w:rsidRPr="00814388">
        <w:rPr>
          <w:rStyle w:val="Forte"/>
          <w:rFonts w:cstheme="minorHAnsi"/>
          <w:bCs w:val="0"/>
          <w:color w:val="1E1E1E"/>
          <w:sz w:val="24"/>
          <w:szCs w:val="24"/>
          <w:shd w:val="clear" w:color="auto" w:fill="FFFFFF"/>
        </w:rPr>
        <w:t> outros produtos </w:t>
      </w:r>
      <w:r w:rsidRPr="00814388">
        <w:rPr>
          <w:rFonts w:cstheme="minorHAnsi"/>
          <w:bCs/>
          <w:color w:val="1E1E1E"/>
          <w:sz w:val="24"/>
          <w:szCs w:val="24"/>
          <w:shd w:val="clear" w:color="auto" w:fill="FFFFFF"/>
        </w:rPr>
        <w:t>que não couberem nas definições anteriores, que estejam sob a responsabilidade técnica de farmacêutico, podendo estes, serem privados ou públicos.</w:t>
      </w:r>
    </w:p>
    <w:p w14:paraId="7EF6FB9E" w14:textId="77777777" w:rsidR="00B65A11" w:rsidRPr="00814388" w:rsidRDefault="00B65A11" w:rsidP="00B65A11">
      <w:pPr>
        <w:spacing w:after="0"/>
        <w:rPr>
          <w:rFonts w:cstheme="minorHAnsi"/>
          <w:bCs/>
          <w:color w:val="1E1E1E"/>
          <w:sz w:val="24"/>
          <w:szCs w:val="24"/>
          <w:shd w:val="clear" w:color="auto" w:fill="FFFFFF"/>
        </w:rPr>
      </w:pPr>
      <w:r w:rsidRPr="00814388">
        <w:rPr>
          <w:rStyle w:val="Forte"/>
          <w:rFonts w:cstheme="minorHAnsi"/>
          <w:bCs w:val="0"/>
          <w:color w:val="1E1E1E"/>
          <w:sz w:val="24"/>
          <w:szCs w:val="24"/>
          <w:shd w:val="clear" w:color="auto" w:fill="FFFFFF"/>
        </w:rPr>
        <w:t>F e G</w:t>
      </w:r>
      <w:r w:rsidRPr="00814388">
        <w:rPr>
          <w:rFonts w:cstheme="minorHAnsi"/>
          <w:bCs/>
          <w:color w:val="1E1E1E"/>
          <w:sz w:val="24"/>
          <w:szCs w:val="24"/>
          <w:shd w:val="clear" w:color="auto" w:fill="FFFFFF"/>
        </w:rPr>
        <w:t>, não se exige habilitação ou habilidade específica dos farmacêuticos.</w:t>
      </w:r>
    </w:p>
    <w:p w14:paraId="641FD7CE" w14:textId="77777777" w:rsidR="00B65A11" w:rsidRPr="00814388" w:rsidRDefault="00B65A11" w:rsidP="00B65A11">
      <w:pPr>
        <w:spacing w:after="0"/>
        <w:rPr>
          <w:rFonts w:cstheme="minorHAnsi"/>
          <w:b/>
          <w:bCs/>
          <w:sz w:val="24"/>
          <w:szCs w:val="24"/>
          <w:u w:val="single"/>
        </w:rPr>
      </w:pPr>
      <w:r w:rsidRPr="00814388">
        <w:rPr>
          <w:rFonts w:cstheme="minorHAnsi"/>
          <w:b/>
          <w:bCs/>
          <w:sz w:val="24"/>
          <w:szCs w:val="24"/>
        </w:rPr>
        <w:t>1.7.2</w:t>
      </w:r>
      <w:r w:rsidRPr="00814388">
        <w:rPr>
          <w:rFonts w:cstheme="minorHAnsi"/>
          <w:sz w:val="24"/>
          <w:szCs w:val="24"/>
        </w:rPr>
        <w:t xml:space="preserve"> </w:t>
      </w:r>
      <w:r w:rsidRPr="00814388">
        <w:rPr>
          <w:rFonts w:cstheme="minorHAnsi"/>
          <w:bCs/>
          <w:sz w:val="24"/>
          <w:szCs w:val="24"/>
          <w:u w:val="single"/>
        </w:rPr>
        <w:t>Carga horária de Assistência farmacêutica</w:t>
      </w:r>
    </w:p>
    <w:p w14:paraId="34A6D9F8" w14:textId="77777777" w:rsidR="00B65A11" w:rsidRPr="00814388" w:rsidRDefault="00B65A11" w:rsidP="00B65A11">
      <w:pPr>
        <w:spacing w:after="0"/>
        <w:rPr>
          <w:rFonts w:cstheme="minorHAnsi"/>
          <w:b/>
          <w:bCs/>
          <w:sz w:val="24"/>
          <w:szCs w:val="24"/>
        </w:rPr>
      </w:pPr>
      <w:r w:rsidRPr="00814388">
        <w:rPr>
          <w:rFonts w:cstheme="minorHAnsi"/>
          <w:bCs/>
          <w:color w:val="1E1E1E"/>
          <w:sz w:val="24"/>
          <w:szCs w:val="24"/>
          <w:shd w:val="clear" w:color="auto" w:fill="FFFFFF"/>
        </w:rPr>
        <w:t xml:space="preserve">Todos os Tipos de Indústrias, devem possuir obrigatoriamente, assistência de responsável técnico habilitado por todo seu horário de produção, inclusive para atividades assemelhadas, na forma prevista na Lei 6,360/76. </w:t>
      </w:r>
    </w:p>
    <w:p w14:paraId="0004DAA9" w14:textId="77777777" w:rsidR="00B65A11" w:rsidRPr="00814388" w:rsidRDefault="00B65A11" w:rsidP="00B65A11">
      <w:pPr>
        <w:spacing w:after="0"/>
        <w:rPr>
          <w:rFonts w:cstheme="minorHAnsi"/>
          <w:color w:val="1E1E1E"/>
          <w:sz w:val="24"/>
          <w:szCs w:val="24"/>
          <w:shd w:val="clear" w:color="auto" w:fill="FFFFFF"/>
        </w:rPr>
      </w:pPr>
    </w:p>
    <w:p w14:paraId="55453785" w14:textId="77777777" w:rsidR="00B65A11" w:rsidRPr="00814388" w:rsidRDefault="00B65A11" w:rsidP="00B65A11">
      <w:pPr>
        <w:spacing w:after="0"/>
        <w:rPr>
          <w:rFonts w:cstheme="minorHAnsi"/>
          <w:b/>
          <w:bCs/>
          <w:sz w:val="24"/>
          <w:szCs w:val="24"/>
        </w:rPr>
      </w:pPr>
      <w:r w:rsidRPr="00814388">
        <w:rPr>
          <w:rFonts w:cstheme="minorHAnsi"/>
          <w:b/>
          <w:bCs/>
          <w:color w:val="1E1E1E"/>
          <w:sz w:val="24"/>
          <w:szCs w:val="24"/>
          <w:shd w:val="clear" w:color="auto" w:fill="FFFFFF"/>
        </w:rPr>
        <w:t xml:space="preserve">1.8 </w:t>
      </w:r>
      <w:r w:rsidRPr="00814388">
        <w:rPr>
          <w:rFonts w:cstheme="minorHAnsi"/>
          <w:b/>
          <w:bCs/>
          <w:sz w:val="24"/>
          <w:szCs w:val="24"/>
        </w:rPr>
        <w:t>Distribuidor/ Importador /Exportador:</w:t>
      </w:r>
    </w:p>
    <w:p w14:paraId="5B6FD703" w14:textId="77777777" w:rsidR="00B65A11" w:rsidRPr="00814388" w:rsidRDefault="00B65A11" w:rsidP="00B65A11">
      <w:pPr>
        <w:spacing w:after="0"/>
        <w:rPr>
          <w:rFonts w:cstheme="minorHAnsi"/>
          <w:b/>
          <w:bCs/>
          <w:color w:val="1E1E1E"/>
          <w:sz w:val="24"/>
          <w:szCs w:val="24"/>
          <w:shd w:val="clear" w:color="auto" w:fill="FFFFFF"/>
        </w:rPr>
      </w:pPr>
      <w:r w:rsidRPr="00814388">
        <w:rPr>
          <w:rStyle w:val="Forte"/>
          <w:rFonts w:cstheme="minorHAnsi"/>
          <w:color w:val="1E1E1E"/>
          <w:sz w:val="24"/>
          <w:szCs w:val="24"/>
          <w:shd w:val="clear" w:color="auto" w:fill="FFFFFF"/>
        </w:rPr>
        <w:t xml:space="preserve">A </w:t>
      </w:r>
      <w:r w:rsidRPr="00814388">
        <w:rPr>
          <w:rStyle w:val="Forte"/>
          <w:rFonts w:cstheme="minorHAnsi"/>
          <w:b w:val="0"/>
          <w:bCs w:val="0"/>
          <w:color w:val="1E1E1E"/>
          <w:sz w:val="24"/>
          <w:szCs w:val="24"/>
          <w:shd w:val="clear" w:color="auto" w:fill="FFFFFF"/>
        </w:rPr>
        <w:t xml:space="preserve">- </w:t>
      </w:r>
      <w:r w:rsidRPr="00814388">
        <w:rPr>
          <w:rStyle w:val="Forte"/>
          <w:rFonts w:cstheme="minorHAnsi"/>
          <w:b w:val="0"/>
          <w:bCs w:val="0"/>
          <w:color w:val="1E1E1E"/>
          <w:sz w:val="24"/>
          <w:szCs w:val="24"/>
          <w:u w:val="single"/>
          <w:shd w:val="clear" w:color="auto" w:fill="FFFFFF"/>
        </w:rPr>
        <w:t>Central de Abastecimento Farmacêutico – CAF</w:t>
      </w:r>
      <w:r w:rsidRPr="00814388">
        <w:rPr>
          <w:rStyle w:val="Forte"/>
          <w:rFonts w:cstheme="minorHAnsi"/>
          <w:b w:val="0"/>
          <w:bCs w:val="0"/>
          <w:color w:val="1E1E1E"/>
          <w:sz w:val="24"/>
          <w:szCs w:val="24"/>
          <w:shd w:val="clear" w:color="auto" w:fill="FFFFFF"/>
        </w:rPr>
        <w:t xml:space="preserve"> -</w:t>
      </w:r>
      <w:r w:rsidRPr="00814388">
        <w:rPr>
          <w:rStyle w:val="Forte"/>
          <w:rFonts w:cstheme="minorHAnsi"/>
          <w:color w:val="1E1E1E"/>
          <w:sz w:val="24"/>
          <w:szCs w:val="24"/>
          <w:shd w:val="clear" w:color="auto" w:fill="FFFFFF"/>
        </w:rPr>
        <w:t xml:space="preserve"> </w:t>
      </w:r>
      <w:r w:rsidRPr="00814388">
        <w:rPr>
          <w:rFonts w:cstheme="minorHAnsi"/>
          <w:bCs/>
          <w:color w:val="1E1E1E"/>
          <w:sz w:val="24"/>
          <w:szCs w:val="24"/>
          <w:shd w:val="clear" w:color="auto" w:fill="FFFFFF"/>
        </w:rPr>
        <w:t>Estabelecimento de distribuição pertencente aos </w:t>
      </w:r>
      <w:r w:rsidRPr="00814388">
        <w:rPr>
          <w:rStyle w:val="Forte"/>
          <w:rFonts w:cstheme="minorHAnsi"/>
          <w:bCs w:val="0"/>
          <w:color w:val="1E1E1E"/>
          <w:sz w:val="24"/>
          <w:szCs w:val="24"/>
          <w:shd w:val="clear" w:color="auto" w:fill="FFFFFF"/>
        </w:rPr>
        <w:t>órgãos públicos:</w:t>
      </w:r>
      <w:r w:rsidRPr="00814388">
        <w:rPr>
          <w:rFonts w:cstheme="minorHAnsi"/>
          <w:bCs/>
          <w:color w:val="1E1E1E"/>
          <w:sz w:val="24"/>
          <w:szCs w:val="24"/>
          <w:shd w:val="clear" w:color="auto" w:fill="FFFFFF"/>
        </w:rPr>
        <w:t> municipal, estadual ou federal, que exercem atividade atacadista de medicamentos, insumos e drogas, destinados ao abastecimento das farmácias públicas sob a responsabilidade técnica do farmacêutico.</w:t>
      </w:r>
      <w:r w:rsidRPr="00814388">
        <w:rPr>
          <w:rFonts w:cstheme="minorHAnsi"/>
          <w:bCs/>
          <w:color w:val="1E1E1E"/>
          <w:sz w:val="24"/>
          <w:szCs w:val="24"/>
        </w:rPr>
        <w:br/>
      </w:r>
      <w:r w:rsidRPr="00814388">
        <w:rPr>
          <w:rStyle w:val="Forte"/>
          <w:rFonts w:cstheme="minorHAnsi"/>
          <w:color w:val="1E1E1E"/>
          <w:sz w:val="24"/>
          <w:szCs w:val="24"/>
          <w:shd w:val="clear" w:color="auto" w:fill="FFFFFF"/>
        </w:rPr>
        <w:t xml:space="preserve">B - </w:t>
      </w:r>
      <w:r w:rsidRPr="00814388">
        <w:rPr>
          <w:rStyle w:val="Forte"/>
          <w:rFonts w:cstheme="minorHAnsi"/>
          <w:b w:val="0"/>
          <w:bCs w:val="0"/>
          <w:color w:val="1E1E1E"/>
          <w:sz w:val="24"/>
          <w:szCs w:val="24"/>
          <w:u w:val="single"/>
          <w:shd w:val="clear" w:color="auto" w:fill="FFFFFF"/>
        </w:rPr>
        <w:t>Distribuidoras</w:t>
      </w:r>
      <w:r w:rsidRPr="00814388">
        <w:rPr>
          <w:rFonts w:cstheme="minorHAnsi"/>
          <w:b/>
          <w:bCs/>
          <w:color w:val="1E1E1E"/>
          <w:sz w:val="24"/>
          <w:szCs w:val="24"/>
          <w:shd w:val="clear" w:color="auto" w:fill="FFFFFF"/>
        </w:rPr>
        <w:t>:</w:t>
      </w:r>
      <w:r w:rsidRPr="00814388">
        <w:rPr>
          <w:rFonts w:cstheme="minorHAnsi"/>
          <w:bCs/>
          <w:color w:val="1E1E1E"/>
          <w:sz w:val="24"/>
          <w:szCs w:val="24"/>
          <w:shd w:val="clear" w:color="auto" w:fill="FFFFFF"/>
        </w:rPr>
        <w:t xml:space="preserve"> Estabelecimentos que exercem direta ou indiretamente o </w:t>
      </w:r>
      <w:r w:rsidRPr="00814388">
        <w:rPr>
          <w:rStyle w:val="Forte"/>
          <w:rFonts w:cstheme="minorHAnsi"/>
          <w:bCs w:val="0"/>
          <w:color w:val="1E1E1E"/>
          <w:sz w:val="24"/>
          <w:szCs w:val="24"/>
          <w:shd w:val="clear" w:color="auto" w:fill="FFFFFF"/>
        </w:rPr>
        <w:t>comércio atacadista</w:t>
      </w:r>
      <w:r w:rsidRPr="00814388">
        <w:rPr>
          <w:rFonts w:cstheme="minorHAnsi"/>
          <w:bCs/>
          <w:color w:val="1E1E1E"/>
          <w:sz w:val="24"/>
          <w:szCs w:val="24"/>
          <w:shd w:val="clear" w:color="auto" w:fill="FFFFFF"/>
        </w:rPr>
        <w:t> sob a responsabilidade técnica do farmacêutico.</w:t>
      </w:r>
    </w:p>
    <w:p w14:paraId="6C9872CB" w14:textId="77777777" w:rsidR="00B65A11" w:rsidRPr="00814388" w:rsidRDefault="00B65A11" w:rsidP="00B65A11">
      <w:pPr>
        <w:spacing w:after="0"/>
        <w:rPr>
          <w:rFonts w:cstheme="minorHAnsi"/>
          <w:b/>
          <w:bCs/>
          <w:color w:val="1E1E1E"/>
          <w:sz w:val="24"/>
          <w:szCs w:val="24"/>
          <w:shd w:val="clear" w:color="auto" w:fill="FFFFFF"/>
        </w:rPr>
      </w:pPr>
      <w:r w:rsidRPr="00814388">
        <w:rPr>
          <w:rStyle w:val="Forte"/>
          <w:rFonts w:cstheme="minorHAnsi"/>
          <w:color w:val="1E1E1E"/>
          <w:sz w:val="24"/>
          <w:szCs w:val="24"/>
          <w:shd w:val="clear" w:color="auto" w:fill="FFFFFF"/>
        </w:rPr>
        <w:t>C</w:t>
      </w:r>
      <w:r w:rsidRPr="00814388">
        <w:rPr>
          <w:rStyle w:val="Forte"/>
          <w:rFonts w:cstheme="minorHAnsi"/>
          <w:b w:val="0"/>
          <w:bCs w:val="0"/>
          <w:color w:val="1E1E1E"/>
          <w:sz w:val="24"/>
          <w:szCs w:val="24"/>
          <w:shd w:val="clear" w:color="auto" w:fill="FFFFFF"/>
        </w:rPr>
        <w:t xml:space="preserve"> - I</w:t>
      </w:r>
      <w:r w:rsidRPr="00814388">
        <w:rPr>
          <w:rStyle w:val="Forte"/>
          <w:rFonts w:cstheme="minorHAnsi"/>
          <w:b w:val="0"/>
          <w:bCs w:val="0"/>
          <w:color w:val="1E1E1E"/>
          <w:sz w:val="24"/>
          <w:szCs w:val="24"/>
          <w:u w:val="single"/>
          <w:shd w:val="clear" w:color="auto" w:fill="FFFFFF"/>
        </w:rPr>
        <w:t>mportadoras e/ou Exportadoras:</w:t>
      </w:r>
      <w:r w:rsidRPr="00814388">
        <w:rPr>
          <w:rFonts w:cstheme="minorHAnsi"/>
          <w:bCs/>
          <w:color w:val="1E1E1E"/>
          <w:sz w:val="24"/>
          <w:szCs w:val="24"/>
          <w:shd w:val="clear" w:color="auto" w:fill="FFFFFF"/>
        </w:rPr>
        <w:t> Estabelecimentos que exercem, direta ou indiretamente, o comércio atacadista internacional de importação (</w:t>
      </w:r>
      <w:r w:rsidRPr="00814388">
        <w:rPr>
          <w:rStyle w:val="Forte"/>
          <w:rFonts w:cstheme="minorHAnsi"/>
          <w:bCs w:val="0"/>
          <w:color w:val="1E1E1E"/>
          <w:sz w:val="24"/>
          <w:szCs w:val="24"/>
          <w:shd w:val="clear" w:color="auto" w:fill="FFFFFF"/>
        </w:rPr>
        <w:t>compra</w:t>
      </w:r>
      <w:r w:rsidRPr="00814388">
        <w:rPr>
          <w:rFonts w:cstheme="minorHAnsi"/>
          <w:bCs/>
          <w:color w:val="1E1E1E"/>
          <w:sz w:val="24"/>
          <w:szCs w:val="24"/>
          <w:shd w:val="clear" w:color="auto" w:fill="FFFFFF"/>
        </w:rPr>
        <w:t>) ou Exportação (</w:t>
      </w:r>
      <w:r w:rsidRPr="00814388">
        <w:rPr>
          <w:rStyle w:val="Forte"/>
          <w:rFonts w:cstheme="minorHAnsi"/>
          <w:bCs w:val="0"/>
          <w:color w:val="1E1E1E"/>
          <w:sz w:val="24"/>
          <w:szCs w:val="24"/>
          <w:shd w:val="clear" w:color="auto" w:fill="FFFFFF"/>
        </w:rPr>
        <w:t>venda</w:t>
      </w:r>
      <w:r w:rsidRPr="00814388">
        <w:rPr>
          <w:rFonts w:cstheme="minorHAnsi"/>
          <w:bCs/>
          <w:color w:val="1E1E1E"/>
          <w:sz w:val="24"/>
          <w:szCs w:val="24"/>
          <w:shd w:val="clear" w:color="auto" w:fill="FFFFFF"/>
        </w:rPr>
        <w:t>) de drogas, medicamentos, substâncias, insumos ou produtos sujeitos ao controle sanitário relacionados a drogas ou medicamentos, substância, produto, aparelho ou acessório, cujo uso ou aplicação esteja ligado à defesa e proteção da saúde individual ou coletiva, à higiene pessoal ou de ambientes, ou afins diagnósticos e analíticos, e ainda os produtos dietéticos, óticos, de acústica médica, odontológicos e veterinários, perfumarias e cosméticos, ou outros produtos não especificados sob a responsabilidade técnica do farmacêutico.</w:t>
      </w:r>
    </w:p>
    <w:p w14:paraId="2F78B462" w14:textId="77777777" w:rsidR="00B65A11" w:rsidRPr="00814388" w:rsidRDefault="00B65A11" w:rsidP="00B65A11">
      <w:pPr>
        <w:spacing w:after="0"/>
        <w:rPr>
          <w:rStyle w:val="Forte"/>
          <w:rFonts w:cstheme="minorHAnsi"/>
          <w:b w:val="0"/>
          <w:color w:val="1E1E1E"/>
          <w:sz w:val="24"/>
          <w:szCs w:val="24"/>
          <w:shd w:val="clear" w:color="auto" w:fill="FFFFFF"/>
        </w:rPr>
      </w:pPr>
      <w:r w:rsidRPr="00814388">
        <w:rPr>
          <w:rStyle w:val="Forte"/>
          <w:rFonts w:cstheme="minorHAnsi"/>
          <w:color w:val="1E1E1E"/>
          <w:sz w:val="24"/>
          <w:szCs w:val="24"/>
          <w:shd w:val="clear" w:color="auto" w:fill="FFFFFF"/>
        </w:rPr>
        <w:t>D</w:t>
      </w:r>
      <w:r w:rsidRPr="00814388">
        <w:rPr>
          <w:rStyle w:val="Forte"/>
          <w:rFonts w:cstheme="minorHAnsi"/>
          <w:b w:val="0"/>
          <w:bCs w:val="0"/>
          <w:color w:val="1E1E1E"/>
          <w:sz w:val="24"/>
          <w:szCs w:val="24"/>
          <w:shd w:val="clear" w:color="auto" w:fill="FFFFFF"/>
        </w:rPr>
        <w:t xml:space="preserve"> - </w:t>
      </w:r>
      <w:r w:rsidRPr="00814388">
        <w:rPr>
          <w:rStyle w:val="Forte"/>
          <w:rFonts w:cstheme="minorHAnsi"/>
          <w:b w:val="0"/>
          <w:bCs w:val="0"/>
          <w:color w:val="1E1E1E"/>
          <w:sz w:val="24"/>
          <w:szCs w:val="24"/>
          <w:u w:val="single"/>
          <w:shd w:val="clear" w:color="auto" w:fill="FFFFFF"/>
        </w:rPr>
        <w:t>Armazenadoras:</w:t>
      </w:r>
      <w:r w:rsidRPr="00814388">
        <w:rPr>
          <w:rFonts w:cstheme="minorHAnsi"/>
          <w:bCs/>
          <w:color w:val="1E1E1E"/>
          <w:sz w:val="24"/>
          <w:szCs w:val="24"/>
          <w:shd w:val="clear" w:color="auto" w:fill="FFFFFF"/>
        </w:rPr>
        <w:t> Estabelecimentos que exercem, direta ou indiretamente a estocagem, guarda em deposito por período determinado de tempo garantindo a guarda, manuseio e conservação, aguardando destinação final de </w:t>
      </w:r>
      <w:r w:rsidRPr="00814388">
        <w:rPr>
          <w:rStyle w:val="Forte"/>
          <w:rFonts w:cstheme="minorHAnsi"/>
          <w:bCs w:val="0"/>
          <w:color w:val="1E1E1E"/>
          <w:sz w:val="24"/>
          <w:szCs w:val="24"/>
          <w:shd w:val="clear" w:color="auto" w:fill="FFFFFF"/>
        </w:rPr>
        <w:t>medicamentos</w:t>
      </w:r>
      <w:r w:rsidRPr="00814388">
        <w:rPr>
          <w:rFonts w:cstheme="minorHAnsi"/>
          <w:bCs/>
          <w:color w:val="1E1E1E"/>
          <w:sz w:val="24"/>
          <w:szCs w:val="24"/>
          <w:shd w:val="clear" w:color="auto" w:fill="FFFFFF"/>
        </w:rPr>
        <w:t>, drogas, substâncias, insumos ou produtos sujeitos ao controle sanitário relacionados medicamentos ou </w:t>
      </w:r>
      <w:r w:rsidRPr="00814388">
        <w:rPr>
          <w:rStyle w:val="Forte"/>
          <w:rFonts w:cstheme="minorHAnsi"/>
          <w:bCs w:val="0"/>
          <w:color w:val="1E1E1E"/>
          <w:sz w:val="24"/>
          <w:szCs w:val="24"/>
          <w:shd w:val="clear" w:color="auto" w:fill="FFFFFF"/>
        </w:rPr>
        <w:t>correlatos</w:t>
      </w:r>
      <w:r w:rsidRPr="00814388">
        <w:rPr>
          <w:rFonts w:cstheme="minorHAnsi"/>
          <w:bCs/>
          <w:color w:val="1E1E1E"/>
          <w:sz w:val="24"/>
          <w:szCs w:val="24"/>
          <w:shd w:val="clear" w:color="auto" w:fill="FFFFFF"/>
        </w:rPr>
        <w:t> </w:t>
      </w:r>
      <w:r w:rsidRPr="00814388">
        <w:rPr>
          <w:rStyle w:val="Forte"/>
          <w:rFonts w:cstheme="minorHAnsi"/>
          <w:bCs w:val="0"/>
          <w:color w:val="1E1E1E"/>
          <w:sz w:val="24"/>
          <w:szCs w:val="24"/>
          <w:shd w:val="clear" w:color="auto" w:fill="FFFFFF"/>
        </w:rPr>
        <w:t>e produtos para a saúde</w:t>
      </w:r>
      <w:r w:rsidRPr="00814388">
        <w:rPr>
          <w:rFonts w:cstheme="minorHAnsi"/>
          <w:bCs/>
          <w:color w:val="1E1E1E"/>
          <w:sz w:val="24"/>
          <w:szCs w:val="24"/>
          <w:shd w:val="clear" w:color="auto" w:fill="FFFFFF"/>
        </w:rPr>
        <w:t>, sendo estas a substância, produto, aparelho ou acessório, cujo uso ou aplicação esteja ligado à defesa e proteção da saúde individual ou coletiva, à higiene pessoal ou de ambientes, ou afins diagnósticos e analíticos, e ainda os produtos dietéticos, óticos, de acústica médica, odontológicos e veterinários, perfumarias e cosméticos, ou outros produtos não especificados sob a responsabilidade técnica do farmacêutico.</w:t>
      </w:r>
    </w:p>
    <w:p w14:paraId="44ACD6F6" w14:textId="77777777" w:rsidR="00B65A11" w:rsidRPr="00814388" w:rsidRDefault="00B65A11" w:rsidP="00B65A11">
      <w:pPr>
        <w:spacing w:after="0"/>
        <w:rPr>
          <w:rFonts w:cstheme="minorHAnsi"/>
          <w:b/>
          <w:bCs/>
          <w:color w:val="1E1E1E"/>
          <w:sz w:val="24"/>
          <w:szCs w:val="24"/>
          <w:shd w:val="clear" w:color="auto" w:fill="FFFFFF"/>
        </w:rPr>
      </w:pPr>
      <w:r w:rsidRPr="00814388">
        <w:rPr>
          <w:rFonts w:cstheme="minorHAnsi"/>
          <w:bCs/>
          <w:color w:val="1E1E1E"/>
          <w:sz w:val="24"/>
          <w:szCs w:val="24"/>
          <w:shd w:val="clear" w:color="auto" w:fill="FFFFFF"/>
        </w:rPr>
        <w:lastRenderedPageBreak/>
        <w:t>As naturezas de atividades Distribuidora, Importadoras e/ou Exportadoras, Armazenadora está subdividida para medicamentos e insumos, correlatos e produtos para saúde, perfumes e cosméticos e outras – destinada ao que não couber nas definições anteriores.</w:t>
      </w:r>
    </w:p>
    <w:p w14:paraId="35BF8085" w14:textId="77777777" w:rsidR="00B65A11" w:rsidRPr="00814388" w:rsidRDefault="00B65A11" w:rsidP="00B65A11">
      <w:pPr>
        <w:spacing w:after="0"/>
        <w:rPr>
          <w:rStyle w:val="Forte"/>
          <w:rFonts w:cstheme="minorHAnsi"/>
          <w:b w:val="0"/>
          <w:bCs w:val="0"/>
          <w:color w:val="1E1E1E"/>
          <w:sz w:val="24"/>
          <w:szCs w:val="24"/>
          <w:u w:val="single"/>
          <w:shd w:val="clear" w:color="auto" w:fill="FFFFFF"/>
        </w:rPr>
      </w:pPr>
      <w:r w:rsidRPr="00814388">
        <w:rPr>
          <w:rStyle w:val="Forte"/>
          <w:rFonts w:cstheme="minorHAnsi"/>
          <w:color w:val="1E1E1E"/>
          <w:sz w:val="24"/>
          <w:szCs w:val="24"/>
          <w:shd w:val="clear" w:color="auto" w:fill="FFFFFF"/>
        </w:rPr>
        <w:t>E</w:t>
      </w:r>
      <w:r w:rsidRPr="00814388">
        <w:rPr>
          <w:rStyle w:val="Forte"/>
          <w:rFonts w:cstheme="minorHAnsi"/>
          <w:b w:val="0"/>
          <w:bCs w:val="0"/>
          <w:color w:val="1E1E1E"/>
          <w:sz w:val="24"/>
          <w:szCs w:val="24"/>
          <w:shd w:val="clear" w:color="auto" w:fill="FFFFFF"/>
        </w:rPr>
        <w:t xml:space="preserve"> - </w:t>
      </w:r>
      <w:r w:rsidRPr="00814388">
        <w:rPr>
          <w:rStyle w:val="Forte"/>
          <w:rFonts w:cstheme="minorHAnsi"/>
          <w:b w:val="0"/>
          <w:bCs w:val="0"/>
          <w:color w:val="1E1E1E"/>
          <w:sz w:val="24"/>
          <w:szCs w:val="24"/>
          <w:u w:val="single"/>
          <w:shd w:val="clear" w:color="auto" w:fill="FFFFFF"/>
        </w:rPr>
        <w:t>Operador Logístico:</w:t>
      </w:r>
      <w:r w:rsidRPr="00814388">
        <w:rPr>
          <w:rFonts w:cstheme="minorHAnsi"/>
          <w:bCs/>
          <w:color w:val="1E1E1E"/>
          <w:sz w:val="24"/>
          <w:szCs w:val="24"/>
          <w:shd w:val="clear" w:color="auto" w:fill="FFFFFF"/>
        </w:rPr>
        <w:t> estabelecimento devidamente licenciado e autorizado a prestar os serviços de transporte e/ou armazenamento de medicamentos ou </w:t>
      </w:r>
      <w:r w:rsidRPr="00814388">
        <w:rPr>
          <w:rStyle w:val="Forte"/>
          <w:rFonts w:cstheme="minorHAnsi"/>
          <w:bCs w:val="0"/>
          <w:color w:val="1E1E1E"/>
          <w:sz w:val="24"/>
          <w:szCs w:val="24"/>
          <w:shd w:val="clear" w:color="auto" w:fill="FFFFFF"/>
        </w:rPr>
        <w:t>correlatos e produtos para a saúde</w:t>
      </w:r>
      <w:r w:rsidRPr="00814388">
        <w:rPr>
          <w:rFonts w:cstheme="minorHAnsi"/>
          <w:bCs/>
          <w:color w:val="1E1E1E"/>
          <w:sz w:val="24"/>
          <w:szCs w:val="24"/>
          <w:shd w:val="clear" w:color="auto" w:fill="FFFFFF"/>
        </w:rPr>
        <w:t> sujeitos à vigilância sanitária de âmbito de atuação do farmacêutico, sob a responsabilidade técnica do farmacêutico.</w:t>
      </w:r>
    </w:p>
    <w:p w14:paraId="0EB25067" w14:textId="77777777" w:rsidR="00B65A11" w:rsidRPr="00814388" w:rsidRDefault="00B65A11" w:rsidP="00B65A11">
      <w:pPr>
        <w:spacing w:after="0"/>
        <w:rPr>
          <w:rFonts w:cstheme="minorHAnsi"/>
          <w:b/>
          <w:bCs/>
          <w:color w:val="1E1E1E"/>
          <w:sz w:val="24"/>
          <w:szCs w:val="24"/>
          <w:shd w:val="clear" w:color="auto" w:fill="FFFFFF"/>
        </w:rPr>
      </w:pPr>
      <w:r w:rsidRPr="00814388">
        <w:rPr>
          <w:rFonts w:cstheme="minorHAnsi"/>
          <w:bCs/>
          <w:color w:val="1E1E1E"/>
          <w:sz w:val="24"/>
          <w:szCs w:val="24"/>
          <w:shd w:val="clear" w:color="auto" w:fill="FFFFFF"/>
        </w:rPr>
        <w:t>A natureza de atividade, Operador Logístico está subdividida para medicamentos e insumos, e outros</w:t>
      </w:r>
      <w:r w:rsidRPr="00814388">
        <w:rPr>
          <w:rFonts w:cstheme="minorHAnsi"/>
          <w:b/>
          <w:bCs/>
          <w:color w:val="1E1E1E"/>
          <w:sz w:val="24"/>
          <w:szCs w:val="24"/>
          <w:shd w:val="clear" w:color="auto" w:fill="FFFFFF"/>
        </w:rPr>
        <w:t xml:space="preserve"> – </w:t>
      </w:r>
      <w:r w:rsidRPr="00814388">
        <w:rPr>
          <w:rFonts w:cstheme="minorHAnsi"/>
          <w:bCs/>
          <w:color w:val="1E1E1E"/>
          <w:sz w:val="24"/>
          <w:szCs w:val="24"/>
          <w:shd w:val="clear" w:color="auto" w:fill="FFFFFF"/>
        </w:rPr>
        <w:t>destinada ao que não couber na definição anterior.</w:t>
      </w:r>
    </w:p>
    <w:p w14:paraId="69C329FA" w14:textId="77777777" w:rsidR="00B65A11" w:rsidRPr="00814388" w:rsidRDefault="00B65A11" w:rsidP="00B65A11">
      <w:pPr>
        <w:spacing w:after="0"/>
        <w:rPr>
          <w:rFonts w:cstheme="minorHAnsi"/>
          <w:b/>
          <w:bCs/>
          <w:sz w:val="24"/>
          <w:szCs w:val="24"/>
          <w:u w:val="single"/>
        </w:rPr>
      </w:pPr>
      <w:r w:rsidRPr="00814388">
        <w:rPr>
          <w:rFonts w:cstheme="minorHAnsi"/>
          <w:b/>
          <w:bCs/>
          <w:sz w:val="24"/>
          <w:szCs w:val="24"/>
        </w:rPr>
        <w:t>1.8.1</w:t>
      </w:r>
      <w:r w:rsidRPr="00814388">
        <w:rPr>
          <w:rFonts w:cstheme="minorHAnsi"/>
          <w:sz w:val="24"/>
          <w:szCs w:val="24"/>
        </w:rPr>
        <w:t xml:space="preserve"> </w:t>
      </w:r>
      <w:r w:rsidRPr="00814388">
        <w:rPr>
          <w:rFonts w:cstheme="minorHAnsi"/>
          <w:bCs/>
          <w:sz w:val="24"/>
          <w:szCs w:val="24"/>
          <w:u w:val="single"/>
        </w:rPr>
        <w:t>Carga horária de Assistência farmacêutica</w:t>
      </w:r>
    </w:p>
    <w:p w14:paraId="7F2E3C40" w14:textId="77777777" w:rsidR="00B65A11" w:rsidRPr="00814388" w:rsidRDefault="00B65A11" w:rsidP="00B65A11">
      <w:pPr>
        <w:spacing w:after="0"/>
        <w:rPr>
          <w:rFonts w:eastAsia="Times New Roman" w:cstheme="minorHAnsi"/>
          <w:color w:val="1E1E1E"/>
          <w:sz w:val="24"/>
          <w:szCs w:val="24"/>
          <w:lang w:eastAsia="pt-BR"/>
        </w:rPr>
      </w:pPr>
      <w:r w:rsidRPr="00814388">
        <w:rPr>
          <w:rFonts w:eastAsia="Times New Roman" w:cstheme="minorHAnsi"/>
          <w:color w:val="1E1E1E"/>
          <w:sz w:val="24"/>
          <w:szCs w:val="24"/>
          <w:lang w:eastAsia="pt-BR"/>
        </w:rPr>
        <w:t>As Distribuidoras, Importadoras e Exportadoras, Armazenadoras, bem como o Operador Logístico de Medicamentos, deverão manter assistência técnica com farmacêutico presente durante todo o horário de funcionamento do estabelecimento.</w:t>
      </w:r>
    </w:p>
    <w:p w14:paraId="2BCA5AB0" w14:textId="77777777" w:rsidR="00B65A11" w:rsidRPr="00814388" w:rsidRDefault="00B65A11" w:rsidP="00B65A11">
      <w:pPr>
        <w:spacing w:after="0"/>
        <w:rPr>
          <w:rFonts w:eastAsia="Times New Roman" w:cstheme="minorHAnsi"/>
          <w:color w:val="1E1E1E"/>
          <w:sz w:val="24"/>
          <w:szCs w:val="24"/>
          <w:lang w:eastAsia="pt-BR"/>
        </w:rPr>
      </w:pPr>
      <w:r w:rsidRPr="00814388">
        <w:rPr>
          <w:rFonts w:eastAsia="Times New Roman" w:cstheme="minorHAnsi"/>
          <w:color w:val="1E1E1E"/>
          <w:sz w:val="24"/>
          <w:szCs w:val="24"/>
          <w:lang w:eastAsia="pt-BR"/>
        </w:rPr>
        <w:t>As Distribuidoras, Importadoras e Exportadoras, Armazenadoras, bem como o Operador Logístico de correlatos e produtos para a saúde, perfumarias e cosméticos, ou outros produtos não especificados sob a responsabilidade técnica do farmacêutico, deverão manter a assistência técnica farmacêutica de no mínimo, 5 (cinco) horas semanais, podendo ser em único dia expediente ou subdivididas nos demais dias de funcionamento do estabelecimento, sendo a carga horária mínima de 01 (uma) hora ao dia.</w:t>
      </w:r>
    </w:p>
    <w:p w14:paraId="0D05DA19" w14:textId="77777777" w:rsidR="00B65A11" w:rsidRPr="00814388" w:rsidRDefault="00B65A11" w:rsidP="00B65A11">
      <w:pPr>
        <w:spacing w:after="0"/>
        <w:rPr>
          <w:rFonts w:cstheme="minorHAnsi"/>
          <w:b/>
          <w:sz w:val="24"/>
          <w:szCs w:val="24"/>
        </w:rPr>
      </w:pPr>
    </w:p>
    <w:p w14:paraId="348CA17D" w14:textId="77777777" w:rsidR="00B65A11" w:rsidRPr="00814388" w:rsidRDefault="00B65A11" w:rsidP="00B65A11">
      <w:pPr>
        <w:spacing w:after="0"/>
        <w:rPr>
          <w:rFonts w:cstheme="minorHAnsi"/>
          <w:b/>
          <w:sz w:val="24"/>
          <w:szCs w:val="24"/>
        </w:rPr>
      </w:pPr>
      <w:r w:rsidRPr="00814388">
        <w:rPr>
          <w:rFonts w:cstheme="minorHAnsi"/>
          <w:b/>
          <w:sz w:val="24"/>
          <w:szCs w:val="24"/>
        </w:rPr>
        <w:t>1.9 Transportadoras:</w:t>
      </w:r>
    </w:p>
    <w:p w14:paraId="121BF8ED" w14:textId="77777777" w:rsidR="00B65A11" w:rsidRPr="00814388" w:rsidRDefault="00B65A11" w:rsidP="00B65A11">
      <w:pPr>
        <w:spacing w:after="0"/>
        <w:rPr>
          <w:rFonts w:cstheme="minorHAnsi"/>
          <w:b/>
          <w:bCs/>
          <w:sz w:val="24"/>
          <w:szCs w:val="24"/>
        </w:rPr>
      </w:pPr>
      <w:r w:rsidRPr="00814388">
        <w:rPr>
          <w:rFonts w:cstheme="minorHAnsi"/>
          <w:b/>
          <w:bCs/>
          <w:sz w:val="24"/>
          <w:szCs w:val="24"/>
        </w:rPr>
        <w:t>1.9.1</w:t>
      </w:r>
      <w:r w:rsidRPr="00814388">
        <w:rPr>
          <w:rFonts w:cstheme="minorHAnsi"/>
          <w:bCs/>
          <w:sz w:val="24"/>
          <w:szCs w:val="24"/>
        </w:rPr>
        <w:t xml:space="preserve"> O profissional farmacêutico pode assumir a responsabilidade técnica, não necessitando de habilitação específica;</w:t>
      </w:r>
    </w:p>
    <w:p w14:paraId="56295EA2" w14:textId="77777777" w:rsidR="00B65A11" w:rsidRPr="00814388" w:rsidRDefault="00B65A11" w:rsidP="00B65A11">
      <w:pPr>
        <w:spacing w:after="0"/>
        <w:rPr>
          <w:rFonts w:cstheme="minorHAnsi"/>
          <w:b/>
          <w:bCs/>
          <w:sz w:val="24"/>
          <w:szCs w:val="24"/>
        </w:rPr>
      </w:pPr>
      <w:r w:rsidRPr="00814388">
        <w:rPr>
          <w:rFonts w:cstheme="minorHAnsi"/>
          <w:b/>
          <w:bCs/>
          <w:sz w:val="24"/>
          <w:szCs w:val="24"/>
        </w:rPr>
        <w:t>1.9.2</w:t>
      </w:r>
      <w:r w:rsidRPr="00814388">
        <w:rPr>
          <w:rFonts w:cstheme="minorHAnsi"/>
          <w:bCs/>
          <w:sz w:val="24"/>
          <w:szCs w:val="24"/>
        </w:rPr>
        <w:t xml:space="preserve"> </w:t>
      </w:r>
      <w:r w:rsidRPr="00814388">
        <w:rPr>
          <w:rFonts w:cstheme="minorHAnsi"/>
          <w:bCs/>
          <w:sz w:val="24"/>
          <w:szCs w:val="24"/>
          <w:u w:val="single"/>
        </w:rPr>
        <w:t>Carga horária de assistência farmacêutica</w:t>
      </w:r>
      <w:r w:rsidRPr="00814388">
        <w:rPr>
          <w:rFonts w:cstheme="minorHAnsi"/>
          <w:bCs/>
          <w:sz w:val="24"/>
          <w:szCs w:val="24"/>
        </w:rPr>
        <w:t>:</w:t>
      </w:r>
    </w:p>
    <w:p w14:paraId="0C205215" w14:textId="77777777" w:rsidR="00B65A11" w:rsidRPr="00814388" w:rsidRDefault="00B65A11" w:rsidP="00B65A11">
      <w:pPr>
        <w:spacing w:after="0"/>
        <w:rPr>
          <w:rFonts w:cstheme="minorHAnsi"/>
          <w:bCs/>
          <w:sz w:val="24"/>
          <w:szCs w:val="24"/>
        </w:rPr>
      </w:pPr>
      <w:r w:rsidRPr="00814388">
        <w:rPr>
          <w:rFonts w:cstheme="minorHAnsi"/>
          <w:bCs/>
          <w:color w:val="1E1E1E"/>
          <w:sz w:val="24"/>
          <w:szCs w:val="24"/>
          <w:shd w:val="clear" w:color="auto" w:fill="FFFFFF"/>
        </w:rPr>
        <w:t>Nos termos da Deliberação 865/15 do CRF-PR, O farmacêutico deverá prestar assistência técnica a transportadora por no mínimo 4 horas diárias contínuas, de segunda a sexta-feira no período compreendido entre 05 e 22 horas.</w:t>
      </w:r>
      <w:r w:rsidRPr="00814388">
        <w:rPr>
          <w:rFonts w:cstheme="minorHAnsi"/>
          <w:bCs/>
          <w:sz w:val="24"/>
          <w:szCs w:val="24"/>
        </w:rPr>
        <w:t xml:space="preserve"> </w:t>
      </w:r>
    </w:p>
    <w:p w14:paraId="4EF9B251" w14:textId="77777777" w:rsidR="00B65A11" w:rsidRPr="00814388" w:rsidRDefault="00B65A11" w:rsidP="00B65A11">
      <w:pPr>
        <w:spacing w:after="0"/>
        <w:rPr>
          <w:rFonts w:cstheme="minorHAnsi"/>
          <w:b/>
          <w:bCs/>
          <w:sz w:val="24"/>
          <w:szCs w:val="24"/>
        </w:rPr>
      </w:pPr>
    </w:p>
    <w:p w14:paraId="162E0194" w14:textId="4B73C746" w:rsidR="00C66B2B" w:rsidRPr="00814388" w:rsidRDefault="00C66B2B" w:rsidP="00C66B2B">
      <w:pPr>
        <w:pStyle w:val="Standarduser"/>
        <w:spacing w:line="276" w:lineRule="auto"/>
        <w:ind w:left="15"/>
        <w:jc w:val="both"/>
        <w:rPr>
          <w:rFonts w:asciiTheme="minorHAnsi" w:hAnsiTheme="minorHAnsi" w:cstheme="minorHAnsi"/>
          <w:b/>
        </w:rPr>
      </w:pPr>
      <w:r w:rsidRPr="00814388">
        <w:rPr>
          <w:rFonts w:asciiTheme="minorHAnsi" w:hAnsiTheme="minorHAnsi" w:cstheme="minorHAnsi"/>
          <w:b/>
        </w:rPr>
        <w:t>ORDEM DOS DOCUMENTOS:</w:t>
      </w:r>
    </w:p>
    <w:p w14:paraId="7DFF39D1" w14:textId="77777777" w:rsidR="00C66B2B" w:rsidRPr="00814388" w:rsidRDefault="00C66B2B" w:rsidP="00C66B2B">
      <w:pPr>
        <w:pStyle w:val="Standarduser"/>
        <w:spacing w:line="276" w:lineRule="auto"/>
        <w:ind w:left="15"/>
        <w:jc w:val="both"/>
        <w:rPr>
          <w:rFonts w:asciiTheme="minorHAnsi" w:hAnsiTheme="minorHAnsi" w:cstheme="minorHAnsi"/>
          <w:b/>
        </w:rPr>
      </w:pPr>
    </w:p>
    <w:p w14:paraId="435A09D3" w14:textId="77777777" w:rsidR="00C66B2B" w:rsidRPr="00814388" w:rsidRDefault="00C66B2B" w:rsidP="00C66B2B">
      <w:pPr>
        <w:pStyle w:val="Standarduser"/>
        <w:spacing w:line="276" w:lineRule="auto"/>
        <w:ind w:left="15"/>
        <w:jc w:val="both"/>
        <w:rPr>
          <w:rFonts w:asciiTheme="minorHAnsi" w:hAnsiTheme="minorHAnsi" w:cstheme="minorHAnsi"/>
          <w:b/>
        </w:rPr>
      </w:pPr>
      <w:r w:rsidRPr="00814388">
        <w:rPr>
          <w:rFonts w:asciiTheme="minorHAnsi" w:hAnsiTheme="minorHAnsi" w:cstheme="minorHAnsi"/>
          <w:b/>
        </w:rPr>
        <w:t>I - Registro de Firma:</w:t>
      </w:r>
    </w:p>
    <w:p w14:paraId="7037CA14" w14:textId="77777777" w:rsidR="00C66B2B" w:rsidRPr="00814388" w:rsidRDefault="00C66B2B" w:rsidP="00C66B2B">
      <w:pPr>
        <w:pStyle w:val="Standard"/>
        <w:widowControl w:val="0"/>
        <w:numPr>
          <w:ilvl w:val="0"/>
          <w:numId w:val="21"/>
        </w:numPr>
        <w:spacing w:line="276" w:lineRule="auto"/>
        <w:jc w:val="both"/>
        <w:rPr>
          <w:rFonts w:asciiTheme="minorHAnsi" w:hAnsiTheme="minorHAnsi" w:cstheme="minorHAnsi"/>
        </w:rPr>
      </w:pPr>
      <w:r w:rsidRPr="00814388">
        <w:rPr>
          <w:rFonts w:asciiTheme="minorHAnsi" w:hAnsiTheme="minorHAnsi" w:cstheme="minorHAnsi"/>
        </w:rPr>
        <w:t>Protocolo;</w:t>
      </w:r>
    </w:p>
    <w:p w14:paraId="275046B8" w14:textId="77777777" w:rsidR="00C66B2B" w:rsidRPr="00814388" w:rsidRDefault="00C66B2B" w:rsidP="00C66B2B">
      <w:pPr>
        <w:pStyle w:val="Standard"/>
        <w:widowControl w:val="0"/>
        <w:numPr>
          <w:ilvl w:val="0"/>
          <w:numId w:val="21"/>
        </w:numPr>
        <w:spacing w:line="276" w:lineRule="auto"/>
        <w:jc w:val="both"/>
        <w:rPr>
          <w:rFonts w:asciiTheme="minorHAnsi" w:hAnsiTheme="minorHAnsi" w:cstheme="minorHAnsi"/>
        </w:rPr>
      </w:pPr>
      <w:r w:rsidRPr="00814388">
        <w:rPr>
          <w:rFonts w:asciiTheme="minorHAnsi" w:hAnsiTheme="minorHAnsi" w:cstheme="minorHAnsi"/>
        </w:rPr>
        <w:t>Quadro de horário;</w:t>
      </w:r>
    </w:p>
    <w:p w14:paraId="4DB5D896" w14:textId="77777777" w:rsidR="00C66B2B" w:rsidRPr="00814388" w:rsidRDefault="00C66B2B" w:rsidP="00C66B2B">
      <w:pPr>
        <w:pStyle w:val="Corpodetexto3"/>
        <w:widowControl w:val="0"/>
        <w:numPr>
          <w:ilvl w:val="0"/>
          <w:numId w:val="21"/>
        </w:numPr>
        <w:suppressAutoHyphens/>
        <w:autoSpaceDN w:val="0"/>
        <w:spacing w:after="0" w:line="276" w:lineRule="auto"/>
        <w:textAlignment w:val="baseline"/>
        <w:rPr>
          <w:rFonts w:cstheme="minorHAnsi"/>
          <w:b w:val="0"/>
          <w:szCs w:val="24"/>
        </w:rPr>
      </w:pPr>
      <w:r w:rsidRPr="00814388">
        <w:rPr>
          <w:rFonts w:cstheme="minorHAnsi"/>
          <w:b w:val="0"/>
          <w:szCs w:val="24"/>
        </w:rPr>
        <w:t>CNPJ;</w:t>
      </w:r>
    </w:p>
    <w:p w14:paraId="5442C0DE" w14:textId="77777777" w:rsidR="00C66B2B" w:rsidRPr="00814388" w:rsidRDefault="00C66B2B" w:rsidP="00C66B2B">
      <w:pPr>
        <w:pStyle w:val="Corpodetexto3"/>
        <w:widowControl w:val="0"/>
        <w:numPr>
          <w:ilvl w:val="0"/>
          <w:numId w:val="21"/>
        </w:numPr>
        <w:suppressAutoHyphens/>
        <w:autoSpaceDN w:val="0"/>
        <w:spacing w:after="0" w:line="276" w:lineRule="auto"/>
        <w:textAlignment w:val="baseline"/>
        <w:rPr>
          <w:rFonts w:cstheme="minorHAnsi"/>
          <w:b w:val="0"/>
          <w:szCs w:val="24"/>
        </w:rPr>
      </w:pPr>
      <w:r w:rsidRPr="00814388">
        <w:rPr>
          <w:rFonts w:cstheme="minorHAnsi"/>
          <w:b w:val="0"/>
          <w:szCs w:val="24"/>
        </w:rPr>
        <w:t>Contrato Social, Estatuto, Ata ou Declaração;</w:t>
      </w:r>
    </w:p>
    <w:p w14:paraId="1FEDDE57" w14:textId="77777777" w:rsidR="00C66B2B" w:rsidRPr="00814388" w:rsidRDefault="00C66B2B" w:rsidP="00C66B2B">
      <w:pPr>
        <w:pStyle w:val="Corpodetexto3"/>
        <w:widowControl w:val="0"/>
        <w:numPr>
          <w:ilvl w:val="0"/>
          <w:numId w:val="21"/>
        </w:numPr>
        <w:suppressAutoHyphens/>
        <w:autoSpaceDN w:val="0"/>
        <w:spacing w:after="0" w:line="276" w:lineRule="auto"/>
        <w:textAlignment w:val="baseline"/>
        <w:rPr>
          <w:rFonts w:cstheme="minorHAnsi"/>
          <w:b w:val="0"/>
          <w:szCs w:val="24"/>
        </w:rPr>
      </w:pPr>
      <w:r w:rsidRPr="00814388">
        <w:rPr>
          <w:rFonts w:cstheme="minorHAnsi"/>
          <w:b w:val="0"/>
          <w:szCs w:val="24"/>
        </w:rPr>
        <w:t xml:space="preserve">Declaração de ramo de atividade ou de </w:t>
      </w:r>
      <w:proofErr w:type="spellStart"/>
      <w:r w:rsidRPr="00814388">
        <w:rPr>
          <w:rFonts w:cstheme="minorHAnsi"/>
          <w:b w:val="0"/>
          <w:szCs w:val="24"/>
        </w:rPr>
        <w:t>drugstore</w:t>
      </w:r>
      <w:proofErr w:type="spellEnd"/>
      <w:r w:rsidRPr="00814388">
        <w:rPr>
          <w:rFonts w:cstheme="minorHAnsi"/>
          <w:b w:val="0"/>
          <w:szCs w:val="24"/>
        </w:rPr>
        <w:t xml:space="preserve"> (quando for o caso); </w:t>
      </w:r>
    </w:p>
    <w:p w14:paraId="03777358" w14:textId="77777777" w:rsidR="00C66B2B" w:rsidRPr="00814388" w:rsidRDefault="00C66B2B" w:rsidP="00C66B2B">
      <w:pPr>
        <w:pStyle w:val="Corpodetexto3"/>
        <w:widowControl w:val="0"/>
        <w:numPr>
          <w:ilvl w:val="0"/>
          <w:numId w:val="21"/>
        </w:numPr>
        <w:suppressAutoHyphens/>
        <w:autoSpaceDN w:val="0"/>
        <w:spacing w:after="0" w:line="276" w:lineRule="auto"/>
        <w:textAlignment w:val="baseline"/>
        <w:rPr>
          <w:rFonts w:cstheme="minorHAnsi"/>
          <w:b w:val="0"/>
          <w:szCs w:val="24"/>
        </w:rPr>
      </w:pPr>
      <w:r w:rsidRPr="00814388">
        <w:rPr>
          <w:rFonts w:cstheme="minorHAnsi"/>
          <w:b w:val="0"/>
          <w:szCs w:val="24"/>
        </w:rPr>
        <w:t>Formulários específicos de acordo com o tipo de estabelecimento (Questionário de Farmácia Hospitalar, Declaração de Indústria, Formulários de Manipulação – Ficha, Declaração e Termo);</w:t>
      </w:r>
    </w:p>
    <w:p w14:paraId="1890B23D" w14:textId="77777777" w:rsidR="00C66B2B" w:rsidRPr="00814388" w:rsidRDefault="00C66B2B" w:rsidP="00C66B2B">
      <w:pPr>
        <w:pStyle w:val="Corpodetexto3"/>
        <w:widowControl w:val="0"/>
        <w:numPr>
          <w:ilvl w:val="0"/>
          <w:numId w:val="21"/>
        </w:numPr>
        <w:suppressAutoHyphens/>
        <w:autoSpaceDN w:val="0"/>
        <w:spacing w:after="0" w:line="276" w:lineRule="auto"/>
        <w:textAlignment w:val="baseline"/>
        <w:rPr>
          <w:rFonts w:cstheme="minorHAnsi"/>
          <w:b w:val="0"/>
          <w:szCs w:val="24"/>
        </w:rPr>
      </w:pPr>
      <w:r w:rsidRPr="00814388">
        <w:rPr>
          <w:rFonts w:cstheme="minorHAnsi"/>
          <w:b w:val="0"/>
          <w:szCs w:val="24"/>
        </w:rPr>
        <w:t>Declaração da Ação no caso de Farmácias, Drogarias e Distribuidoras;</w:t>
      </w:r>
    </w:p>
    <w:p w14:paraId="02129BA4" w14:textId="77777777" w:rsidR="00C66B2B" w:rsidRPr="00814388" w:rsidRDefault="00C66B2B" w:rsidP="00C66B2B">
      <w:pPr>
        <w:pStyle w:val="Corpodetexto3"/>
        <w:widowControl w:val="0"/>
        <w:numPr>
          <w:ilvl w:val="0"/>
          <w:numId w:val="21"/>
        </w:numPr>
        <w:suppressAutoHyphens/>
        <w:autoSpaceDN w:val="0"/>
        <w:spacing w:after="0" w:line="276" w:lineRule="auto"/>
        <w:textAlignment w:val="baseline"/>
        <w:rPr>
          <w:rFonts w:cstheme="minorHAnsi"/>
          <w:b w:val="0"/>
          <w:szCs w:val="24"/>
        </w:rPr>
      </w:pPr>
      <w:r w:rsidRPr="00814388">
        <w:rPr>
          <w:rFonts w:cstheme="minorHAnsi"/>
          <w:b w:val="0"/>
          <w:szCs w:val="24"/>
        </w:rPr>
        <w:t>Termo de Compromisso do Profissional requerente;</w:t>
      </w:r>
    </w:p>
    <w:p w14:paraId="1EE98F03" w14:textId="77777777" w:rsidR="00C66B2B" w:rsidRPr="00814388" w:rsidRDefault="00C66B2B" w:rsidP="00C66B2B">
      <w:pPr>
        <w:pStyle w:val="Corpodetexto3"/>
        <w:widowControl w:val="0"/>
        <w:numPr>
          <w:ilvl w:val="0"/>
          <w:numId w:val="21"/>
        </w:numPr>
        <w:suppressAutoHyphens/>
        <w:autoSpaceDN w:val="0"/>
        <w:spacing w:after="0" w:line="276" w:lineRule="auto"/>
        <w:textAlignment w:val="baseline"/>
        <w:rPr>
          <w:rFonts w:cstheme="minorHAnsi"/>
          <w:b w:val="0"/>
          <w:szCs w:val="24"/>
        </w:rPr>
      </w:pPr>
      <w:r w:rsidRPr="00814388">
        <w:rPr>
          <w:rFonts w:cstheme="minorHAnsi"/>
          <w:b w:val="0"/>
          <w:szCs w:val="24"/>
        </w:rPr>
        <w:t>Fotocópia do vínculo de trabalho com o profissional - Carteira de trabalho (qualificação civil e contrato), contrato de prestação de serviço, contrato social ou portaria de nomeação;</w:t>
      </w:r>
    </w:p>
    <w:p w14:paraId="012034EC" w14:textId="77777777" w:rsidR="00C66B2B" w:rsidRPr="00814388" w:rsidRDefault="00C66B2B" w:rsidP="00C66B2B">
      <w:pPr>
        <w:pStyle w:val="Corpodetexto3"/>
        <w:widowControl w:val="0"/>
        <w:numPr>
          <w:ilvl w:val="0"/>
          <w:numId w:val="21"/>
        </w:numPr>
        <w:suppressAutoHyphens/>
        <w:autoSpaceDN w:val="0"/>
        <w:spacing w:after="0" w:line="276" w:lineRule="auto"/>
        <w:textAlignment w:val="baseline"/>
        <w:rPr>
          <w:rFonts w:cstheme="minorHAnsi"/>
          <w:b w:val="0"/>
          <w:szCs w:val="24"/>
        </w:rPr>
      </w:pPr>
      <w:r w:rsidRPr="00814388">
        <w:rPr>
          <w:rFonts w:cstheme="minorHAnsi"/>
          <w:b w:val="0"/>
          <w:szCs w:val="24"/>
        </w:rPr>
        <w:t>Convocação para Reunião de Orientação;</w:t>
      </w:r>
    </w:p>
    <w:p w14:paraId="4B9AE925" w14:textId="77777777" w:rsidR="00C66B2B" w:rsidRPr="00814388" w:rsidRDefault="00C66B2B" w:rsidP="00C66B2B">
      <w:pPr>
        <w:pStyle w:val="Corpodetexto3"/>
        <w:widowControl w:val="0"/>
        <w:numPr>
          <w:ilvl w:val="0"/>
          <w:numId w:val="21"/>
        </w:numPr>
        <w:suppressAutoHyphens/>
        <w:autoSpaceDN w:val="0"/>
        <w:spacing w:after="0" w:line="276" w:lineRule="auto"/>
        <w:textAlignment w:val="baseline"/>
        <w:rPr>
          <w:rFonts w:cstheme="minorHAnsi"/>
          <w:b w:val="0"/>
          <w:szCs w:val="24"/>
        </w:rPr>
      </w:pPr>
      <w:r w:rsidRPr="00814388">
        <w:rPr>
          <w:rFonts w:cstheme="minorHAnsi"/>
          <w:b w:val="0"/>
          <w:szCs w:val="24"/>
        </w:rPr>
        <w:t>Orientação de assistência integral quando for o caso;</w:t>
      </w:r>
    </w:p>
    <w:p w14:paraId="10EF1F1D" w14:textId="77777777" w:rsidR="00C66B2B" w:rsidRPr="00814388" w:rsidRDefault="00C66B2B" w:rsidP="00C66B2B">
      <w:pPr>
        <w:pStyle w:val="Corpodetexto3"/>
        <w:widowControl w:val="0"/>
        <w:numPr>
          <w:ilvl w:val="0"/>
          <w:numId w:val="21"/>
        </w:numPr>
        <w:suppressAutoHyphens/>
        <w:autoSpaceDN w:val="0"/>
        <w:spacing w:after="0" w:line="276" w:lineRule="auto"/>
        <w:textAlignment w:val="baseline"/>
        <w:rPr>
          <w:rFonts w:cstheme="minorHAnsi"/>
          <w:b w:val="0"/>
          <w:szCs w:val="24"/>
        </w:rPr>
      </w:pPr>
      <w:r w:rsidRPr="00814388">
        <w:rPr>
          <w:rFonts w:cstheme="minorHAnsi"/>
          <w:b w:val="0"/>
          <w:szCs w:val="24"/>
        </w:rPr>
        <w:t>Comprovante de pagamento;</w:t>
      </w:r>
    </w:p>
    <w:p w14:paraId="40896557" w14:textId="77777777" w:rsidR="00C66B2B" w:rsidRPr="00814388" w:rsidRDefault="00C66B2B" w:rsidP="00C66B2B">
      <w:pPr>
        <w:pStyle w:val="Corpodetexto3"/>
        <w:widowControl w:val="0"/>
        <w:numPr>
          <w:ilvl w:val="0"/>
          <w:numId w:val="21"/>
        </w:numPr>
        <w:suppressAutoHyphens/>
        <w:autoSpaceDN w:val="0"/>
        <w:spacing w:after="0" w:line="276" w:lineRule="auto"/>
        <w:textAlignment w:val="baseline"/>
        <w:rPr>
          <w:rFonts w:cstheme="minorHAnsi"/>
          <w:b w:val="0"/>
          <w:szCs w:val="24"/>
        </w:rPr>
      </w:pPr>
      <w:r w:rsidRPr="00814388">
        <w:rPr>
          <w:rFonts w:cstheme="minorHAnsi"/>
          <w:b w:val="0"/>
          <w:szCs w:val="24"/>
        </w:rPr>
        <w:t xml:space="preserve">Planilha de </w:t>
      </w:r>
      <w:r w:rsidRPr="00814388">
        <w:rPr>
          <w:rFonts w:cstheme="minorHAnsi"/>
          <w:b w:val="0"/>
          <w:i/>
          <w:szCs w:val="24"/>
        </w:rPr>
        <w:t>Ad Referendum.</w:t>
      </w:r>
    </w:p>
    <w:p w14:paraId="72019138" w14:textId="77777777" w:rsidR="00C66B2B" w:rsidRPr="00814388" w:rsidRDefault="00C66B2B" w:rsidP="00C66B2B">
      <w:pPr>
        <w:pStyle w:val="Corpodetexto3"/>
        <w:spacing w:line="276" w:lineRule="auto"/>
        <w:ind w:left="720"/>
        <w:rPr>
          <w:rFonts w:cstheme="minorHAnsi"/>
          <w:b w:val="0"/>
          <w:szCs w:val="24"/>
        </w:rPr>
      </w:pPr>
    </w:p>
    <w:p w14:paraId="412D10A6" w14:textId="77777777" w:rsidR="00C66B2B" w:rsidRPr="00814388" w:rsidRDefault="00C66B2B" w:rsidP="00C66B2B">
      <w:pPr>
        <w:pStyle w:val="Corpodetexto3"/>
        <w:spacing w:line="276" w:lineRule="auto"/>
        <w:rPr>
          <w:rFonts w:cstheme="minorHAnsi"/>
          <w:b w:val="0"/>
          <w:szCs w:val="24"/>
        </w:rPr>
      </w:pPr>
      <w:r w:rsidRPr="00814388">
        <w:rPr>
          <w:rFonts w:cstheme="minorHAnsi"/>
          <w:b w:val="0"/>
          <w:szCs w:val="24"/>
          <w:u w:val="single"/>
        </w:rPr>
        <w:lastRenderedPageBreak/>
        <w:t>Importante</w:t>
      </w:r>
    </w:p>
    <w:p w14:paraId="78E47B28" w14:textId="77777777" w:rsidR="00C66B2B" w:rsidRPr="00814388" w:rsidRDefault="00C66B2B" w:rsidP="00C66B2B">
      <w:pPr>
        <w:pStyle w:val="Corpodetexto3"/>
        <w:spacing w:line="276" w:lineRule="auto"/>
        <w:rPr>
          <w:rFonts w:cstheme="minorHAnsi"/>
          <w:b w:val="0"/>
          <w:szCs w:val="24"/>
        </w:rPr>
      </w:pPr>
      <w:r w:rsidRPr="00814388">
        <w:rPr>
          <w:rFonts w:cstheme="minorHAnsi"/>
          <w:b w:val="0"/>
          <w:szCs w:val="24"/>
        </w:rPr>
        <w:t xml:space="preserve">Como na digitalização de Empresa/Profissional é permitido vincular apenas um profissional, nos casos de mais de um profissional requerendo a responsabilidade técnica deve-se proceder da seguinte forma: </w:t>
      </w:r>
    </w:p>
    <w:p w14:paraId="705598FA" w14:textId="77777777" w:rsidR="00C66B2B" w:rsidRPr="00814388" w:rsidRDefault="00C66B2B" w:rsidP="00C66B2B">
      <w:pPr>
        <w:pStyle w:val="Corpodetexto3"/>
        <w:widowControl w:val="0"/>
        <w:numPr>
          <w:ilvl w:val="0"/>
          <w:numId w:val="22"/>
        </w:numPr>
        <w:suppressAutoHyphens/>
        <w:autoSpaceDN w:val="0"/>
        <w:spacing w:after="0" w:line="276" w:lineRule="auto"/>
        <w:textAlignment w:val="baseline"/>
        <w:rPr>
          <w:rFonts w:cstheme="minorHAnsi"/>
          <w:b w:val="0"/>
          <w:szCs w:val="24"/>
        </w:rPr>
      </w:pPr>
      <w:r w:rsidRPr="00814388">
        <w:rPr>
          <w:rFonts w:cstheme="minorHAnsi"/>
          <w:b w:val="0"/>
          <w:szCs w:val="24"/>
        </w:rPr>
        <w:t xml:space="preserve">Especificar no protocolo os nomes e </w:t>
      </w:r>
      <w:proofErr w:type="spellStart"/>
      <w:r w:rsidRPr="00814388">
        <w:rPr>
          <w:rFonts w:cstheme="minorHAnsi"/>
          <w:b w:val="0"/>
          <w:szCs w:val="24"/>
        </w:rPr>
        <w:t>PAs</w:t>
      </w:r>
      <w:proofErr w:type="spellEnd"/>
      <w:r w:rsidRPr="00814388">
        <w:rPr>
          <w:rFonts w:cstheme="minorHAnsi"/>
          <w:b w:val="0"/>
          <w:szCs w:val="24"/>
        </w:rPr>
        <w:t xml:space="preserve"> de todos profissionais ingressantes, para identificarmos mais facilmente quem faz parte do mesmo requerimento;</w:t>
      </w:r>
    </w:p>
    <w:p w14:paraId="1EDA9AF2" w14:textId="77777777" w:rsidR="00C66B2B" w:rsidRPr="00814388" w:rsidRDefault="00C66B2B" w:rsidP="00C66B2B">
      <w:pPr>
        <w:pStyle w:val="Corpodetexto3"/>
        <w:spacing w:line="276" w:lineRule="auto"/>
        <w:ind w:left="720"/>
        <w:rPr>
          <w:rFonts w:cstheme="minorHAnsi"/>
          <w:b w:val="0"/>
          <w:szCs w:val="24"/>
        </w:rPr>
      </w:pPr>
    </w:p>
    <w:p w14:paraId="4376ED96" w14:textId="24C7BACB" w:rsidR="00C66B2B" w:rsidRPr="00814388" w:rsidRDefault="00C66B2B" w:rsidP="00C66B2B">
      <w:pPr>
        <w:pStyle w:val="Corpodetexto3"/>
        <w:spacing w:line="276" w:lineRule="auto"/>
        <w:rPr>
          <w:rFonts w:cstheme="minorHAnsi"/>
          <w:b w:val="0"/>
          <w:szCs w:val="24"/>
        </w:rPr>
      </w:pPr>
      <w:r w:rsidRPr="00814388">
        <w:rPr>
          <w:rFonts w:cstheme="minorHAnsi"/>
          <w:noProof/>
          <w:szCs w:val="24"/>
          <w:lang w:eastAsia="pt-BR"/>
        </w:rPr>
        <mc:AlternateContent>
          <mc:Choice Requires="wps">
            <w:drawing>
              <wp:anchor distT="0" distB="0" distL="114300" distR="114300" simplePos="0" relativeHeight="251663360" behindDoc="0" locked="0" layoutInCell="1" allowOverlap="1" wp14:anchorId="066038F2" wp14:editId="46AE38D9">
                <wp:simplePos x="0" y="0"/>
                <wp:positionH relativeFrom="column">
                  <wp:posOffset>2899410</wp:posOffset>
                </wp:positionH>
                <wp:positionV relativeFrom="paragraph">
                  <wp:posOffset>1193800</wp:posOffset>
                </wp:positionV>
                <wp:extent cx="1362075" cy="152400"/>
                <wp:effectExtent l="108585" t="47625" r="34290" b="76200"/>
                <wp:wrapNone/>
                <wp:docPr id="1968686923" name="Seta: para a Esquerda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62075" cy="152400"/>
                        </a:xfrm>
                        <a:prstGeom prst="leftArrow">
                          <a:avLst>
                            <a:gd name="adj1" fmla="val 50000"/>
                            <a:gd name="adj2" fmla="val 223438"/>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8CA5F0C"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Seta: para a Esquerda 5" o:spid="_x0000_s1026" type="#_x0000_t66" style="position:absolute;margin-left:228.3pt;margin-top:94pt;width:107.25pt;height:1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" fillcolor="black" strokecolor="#f2f2f2" strokeweight="3pt">
                <v:shadow on="t" color="#7f7f7f" opacity=".5" offset="1pt"/>
              </v:shape>
            </w:pict>
          </mc:Fallback>
        </mc:AlternateContent>
      </w:r>
      <w:r w:rsidRPr="00814388">
        <w:rPr>
          <w:rFonts w:cstheme="minorHAnsi"/>
          <w:noProof/>
          <w:szCs w:val="24"/>
        </w:rPr>
        <w:drawing>
          <wp:inline distT="0" distB="0" distL="0" distR="0" wp14:anchorId="34756199" wp14:editId="445BC5B2">
            <wp:extent cx="5572125" cy="2609850"/>
            <wp:effectExtent l="0" t="0" r="9525" b="0"/>
            <wp:docPr id="1431242037"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572125" cy="2609850"/>
                    </a:xfrm>
                    <a:prstGeom prst="rect">
                      <a:avLst/>
                    </a:prstGeom>
                    <a:noFill/>
                    <a:ln>
                      <a:noFill/>
                    </a:ln>
                  </pic:spPr>
                </pic:pic>
              </a:graphicData>
            </a:graphic>
          </wp:inline>
        </w:drawing>
      </w:r>
    </w:p>
    <w:p w14:paraId="44856BC2" w14:textId="77777777" w:rsidR="00C66B2B" w:rsidRPr="00814388" w:rsidRDefault="00C66B2B" w:rsidP="00C66B2B">
      <w:pPr>
        <w:pStyle w:val="Corpodetexto3"/>
        <w:spacing w:line="276" w:lineRule="auto"/>
        <w:rPr>
          <w:rFonts w:cstheme="minorHAnsi"/>
          <w:b w:val="0"/>
          <w:szCs w:val="24"/>
        </w:rPr>
      </w:pPr>
    </w:p>
    <w:p w14:paraId="4D83CA44" w14:textId="77777777" w:rsidR="00C66B2B" w:rsidRPr="00814388" w:rsidRDefault="00C66B2B" w:rsidP="00C66B2B">
      <w:pPr>
        <w:pStyle w:val="Corpodetexto3"/>
        <w:widowControl w:val="0"/>
        <w:numPr>
          <w:ilvl w:val="0"/>
          <w:numId w:val="22"/>
        </w:numPr>
        <w:suppressAutoHyphens/>
        <w:autoSpaceDN w:val="0"/>
        <w:spacing w:after="0" w:line="276" w:lineRule="auto"/>
        <w:textAlignment w:val="baseline"/>
        <w:rPr>
          <w:rFonts w:cstheme="minorHAnsi"/>
          <w:b w:val="0"/>
          <w:szCs w:val="24"/>
        </w:rPr>
      </w:pPr>
      <w:r w:rsidRPr="00814388">
        <w:rPr>
          <w:rFonts w:cstheme="minorHAnsi"/>
          <w:b w:val="0"/>
          <w:szCs w:val="24"/>
        </w:rPr>
        <w:t xml:space="preserve">Separar os documentos de cada profissional requerente (8 a 11). </w:t>
      </w:r>
    </w:p>
    <w:p w14:paraId="53F375E8" w14:textId="77777777" w:rsidR="00C66B2B" w:rsidRPr="00814388" w:rsidRDefault="00C66B2B" w:rsidP="00C66B2B">
      <w:pPr>
        <w:pStyle w:val="Corpodetexto3"/>
        <w:widowControl w:val="0"/>
        <w:numPr>
          <w:ilvl w:val="0"/>
          <w:numId w:val="22"/>
        </w:numPr>
        <w:suppressAutoHyphens/>
        <w:autoSpaceDN w:val="0"/>
        <w:spacing w:after="0" w:line="276" w:lineRule="auto"/>
        <w:textAlignment w:val="baseline"/>
        <w:rPr>
          <w:rFonts w:cstheme="minorHAnsi"/>
          <w:b w:val="0"/>
          <w:szCs w:val="24"/>
        </w:rPr>
      </w:pPr>
      <w:r w:rsidRPr="00814388">
        <w:rPr>
          <w:rFonts w:cstheme="minorHAnsi"/>
          <w:b w:val="0"/>
          <w:szCs w:val="24"/>
        </w:rPr>
        <w:t>Todos os documentos da empresa devem ser digitalizados com os documentos do diretor técnico na ordem determinada anteriormente.</w:t>
      </w:r>
    </w:p>
    <w:p w14:paraId="3DFF3201" w14:textId="77777777" w:rsidR="00C66B2B" w:rsidRPr="00814388" w:rsidRDefault="00C66B2B" w:rsidP="00C66B2B">
      <w:pPr>
        <w:pStyle w:val="Corpodetexto3"/>
        <w:widowControl w:val="0"/>
        <w:numPr>
          <w:ilvl w:val="0"/>
          <w:numId w:val="22"/>
        </w:numPr>
        <w:suppressAutoHyphens/>
        <w:autoSpaceDN w:val="0"/>
        <w:spacing w:after="0" w:line="276" w:lineRule="auto"/>
        <w:textAlignment w:val="baseline"/>
        <w:rPr>
          <w:rFonts w:cstheme="minorHAnsi"/>
          <w:b w:val="0"/>
          <w:szCs w:val="24"/>
        </w:rPr>
      </w:pPr>
      <w:r w:rsidRPr="00814388">
        <w:rPr>
          <w:rFonts w:cstheme="minorHAnsi"/>
          <w:b w:val="0"/>
          <w:szCs w:val="24"/>
        </w:rPr>
        <w:t xml:space="preserve"> Depois, os itens 1 (protocolo) e 2 (quadro de horário) devem ser digitalizados com os documentos do primeiro assistente técnico. </w:t>
      </w:r>
    </w:p>
    <w:p w14:paraId="022E1959" w14:textId="77777777" w:rsidR="00C66B2B" w:rsidRPr="00814388" w:rsidRDefault="00C66B2B" w:rsidP="00C66B2B">
      <w:pPr>
        <w:pStyle w:val="Corpodetexto3"/>
        <w:widowControl w:val="0"/>
        <w:numPr>
          <w:ilvl w:val="0"/>
          <w:numId w:val="22"/>
        </w:numPr>
        <w:suppressAutoHyphens/>
        <w:autoSpaceDN w:val="0"/>
        <w:spacing w:after="0" w:line="276" w:lineRule="auto"/>
        <w:textAlignment w:val="baseline"/>
        <w:rPr>
          <w:rFonts w:cstheme="minorHAnsi"/>
          <w:b w:val="0"/>
          <w:szCs w:val="24"/>
        </w:rPr>
      </w:pPr>
      <w:r w:rsidRPr="00814388">
        <w:rPr>
          <w:rFonts w:cstheme="minorHAnsi"/>
          <w:b w:val="0"/>
          <w:szCs w:val="24"/>
        </w:rPr>
        <w:t>Assim sucessivamente para os demais assistentes e substitutos, se for o caso.</w:t>
      </w:r>
    </w:p>
    <w:p w14:paraId="2FCAFCC5" w14:textId="0D68BE7B" w:rsidR="00FD5000" w:rsidRPr="00C66B2B" w:rsidRDefault="00FD5000" w:rsidP="00C66B2B">
      <w:pPr>
        <w:rPr>
          <w:rFonts w:ascii="Century Gothic" w:hAnsi="Century Gothic"/>
        </w:rPr>
      </w:pPr>
    </w:p>
    <w:sectPr w:rsidR="00FD5000" w:rsidRPr="00C66B2B" w:rsidSect="00FF0577">
      <w:headerReference w:type="default" r:id="rId32"/>
      <w:pgSz w:w="11906" w:h="16838"/>
      <w:pgMar w:top="-1418" w:right="566" w:bottom="709" w:left="56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4AB6FC" w14:textId="77777777" w:rsidR="00EE55B7" w:rsidRDefault="00EE55B7" w:rsidP="0028201A">
      <w:pPr>
        <w:spacing w:after="0" w:line="240" w:lineRule="auto"/>
      </w:pPr>
      <w:r>
        <w:separator/>
      </w:r>
    </w:p>
  </w:endnote>
  <w:endnote w:type="continuationSeparator" w:id="0">
    <w:p w14:paraId="6B69BDF3" w14:textId="77777777" w:rsidR="00EE55B7" w:rsidRDefault="00EE55B7" w:rsidP="002820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erif">
    <w:panose1 w:val="02020603050405020304"/>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Helvetica">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46C649" w14:textId="77777777" w:rsidR="00EE55B7" w:rsidRDefault="00EE55B7" w:rsidP="0028201A">
      <w:pPr>
        <w:spacing w:after="0" w:line="240" w:lineRule="auto"/>
      </w:pPr>
      <w:r>
        <w:separator/>
      </w:r>
    </w:p>
  </w:footnote>
  <w:footnote w:type="continuationSeparator" w:id="0">
    <w:p w14:paraId="4ACB467E" w14:textId="77777777" w:rsidR="00EE55B7" w:rsidRDefault="00EE55B7" w:rsidP="002820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3416970"/>
      <w:docPartObj>
        <w:docPartGallery w:val="Page Numbers (Top of Page)"/>
        <w:docPartUnique/>
      </w:docPartObj>
    </w:sdtPr>
    <w:sdtEndPr/>
    <w:sdtContent>
      <w:p w14:paraId="3957BEB6" w14:textId="77777777" w:rsidR="00EE55B7" w:rsidRDefault="00EE55B7">
        <w:pPr>
          <w:pStyle w:val="Cabealho"/>
          <w:jc w:val="right"/>
        </w:pPr>
        <w:r>
          <w:fldChar w:fldCharType="begin"/>
        </w:r>
        <w:r>
          <w:instrText>PAGE   \* MERGEFORMAT</w:instrText>
        </w:r>
        <w:r>
          <w:fldChar w:fldCharType="separate"/>
        </w:r>
        <w:r w:rsidR="00587789">
          <w:rPr>
            <w:noProof/>
          </w:rPr>
          <w:t>32</w:t>
        </w:r>
        <w:r>
          <w:fldChar w:fldCharType="end"/>
        </w:r>
      </w:p>
    </w:sdtContent>
  </w:sdt>
  <w:p w14:paraId="763C12FF" w14:textId="77777777" w:rsidR="00EE55B7" w:rsidRDefault="00EE55B7">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A46AD"/>
    <w:multiLevelType w:val="hybridMultilevel"/>
    <w:tmpl w:val="0978C0AE"/>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10FC3EEA"/>
    <w:multiLevelType w:val="hybridMultilevel"/>
    <w:tmpl w:val="E2AC64F6"/>
    <w:lvl w:ilvl="0" w:tplc="89B68DA2">
      <w:numFmt w:val="bullet"/>
      <w:lvlText w:val=""/>
      <w:lvlJc w:val="left"/>
      <w:pPr>
        <w:ind w:left="720" w:hanging="360"/>
      </w:pPr>
      <w:rPr>
        <w:rFonts w:ascii="Wingdings" w:eastAsiaTheme="minorEastAsia" w:hAnsi="Wingdings" w:cstheme="minorHAns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1A222DFE"/>
    <w:multiLevelType w:val="hybridMultilevel"/>
    <w:tmpl w:val="F9A01830"/>
    <w:lvl w:ilvl="0" w:tplc="0416000F">
      <w:start w:val="1"/>
      <w:numFmt w:val="decimal"/>
      <w:lvlText w:val="%1."/>
      <w:lvlJc w:val="left"/>
      <w:pPr>
        <w:ind w:left="720" w:hanging="360"/>
      </w:pPr>
      <w:rPr>
        <w:rFonts w:hint="default"/>
        <w:color w:val="auto"/>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1B054682"/>
    <w:multiLevelType w:val="hybridMultilevel"/>
    <w:tmpl w:val="F11C47D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1B1F365A"/>
    <w:multiLevelType w:val="hybridMultilevel"/>
    <w:tmpl w:val="4D5ACABA"/>
    <w:lvl w:ilvl="0" w:tplc="E5C0A09E">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1D382433"/>
    <w:multiLevelType w:val="hybridMultilevel"/>
    <w:tmpl w:val="63E2560C"/>
    <w:lvl w:ilvl="0" w:tplc="0416000F">
      <w:start w:val="1"/>
      <w:numFmt w:val="decimal"/>
      <w:lvlText w:val="%1."/>
      <w:lvlJc w:val="left"/>
      <w:pPr>
        <w:ind w:left="720" w:hanging="360"/>
      </w:pPr>
      <w:rPr>
        <w:rFonts w:hint="default"/>
        <w:color w:val="auto"/>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1F8B4F5E"/>
    <w:multiLevelType w:val="multilevel"/>
    <w:tmpl w:val="29E8247E"/>
    <w:lvl w:ilvl="0">
      <w:start w:val="1"/>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22AB3FC7"/>
    <w:multiLevelType w:val="hybridMultilevel"/>
    <w:tmpl w:val="05F00A2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249E099E"/>
    <w:multiLevelType w:val="hybridMultilevel"/>
    <w:tmpl w:val="2C40F794"/>
    <w:lvl w:ilvl="0" w:tplc="D09C7260">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278A0046"/>
    <w:multiLevelType w:val="hybridMultilevel"/>
    <w:tmpl w:val="3326B596"/>
    <w:lvl w:ilvl="0" w:tplc="61160F52">
      <w:start w:val="1"/>
      <w:numFmt w:val="lowerLetter"/>
      <w:lvlText w:val="%1."/>
      <w:lvlJc w:val="left"/>
      <w:pPr>
        <w:ind w:left="720" w:hanging="360"/>
      </w:pPr>
      <w:rPr>
        <w:rFonts w:cs="Tahoma" w:hint="default"/>
        <w:b/>
        <w:color w:val="auto"/>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281B3D35"/>
    <w:multiLevelType w:val="multilevel"/>
    <w:tmpl w:val="B4A22D0A"/>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3362653C"/>
    <w:multiLevelType w:val="hybridMultilevel"/>
    <w:tmpl w:val="0D0E0F5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386B2A09"/>
    <w:multiLevelType w:val="multilevel"/>
    <w:tmpl w:val="8B14DED0"/>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401A6155"/>
    <w:multiLevelType w:val="hybridMultilevel"/>
    <w:tmpl w:val="550C0C6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4EBC4255"/>
    <w:multiLevelType w:val="hybridMultilevel"/>
    <w:tmpl w:val="F8A470C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4FB64BCB"/>
    <w:multiLevelType w:val="multilevel"/>
    <w:tmpl w:val="E3EC7A44"/>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56D86711"/>
    <w:multiLevelType w:val="multilevel"/>
    <w:tmpl w:val="8544E75C"/>
    <w:lvl w:ilvl="0">
      <w:start w:val="1"/>
      <w:numFmt w:val="decimal"/>
      <w:lvlText w:val="%1"/>
      <w:lvlJc w:val="left"/>
      <w:pPr>
        <w:ind w:left="405" w:hanging="405"/>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440" w:hanging="144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2160" w:hanging="2160"/>
      </w:pPr>
      <w:rPr>
        <w:rFonts w:hint="default"/>
        <w:b/>
      </w:rPr>
    </w:lvl>
    <w:lvl w:ilvl="8">
      <w:start w:val="1"/>
      <w:numFmt w:val="decimal"/>
      <w:lvlText w:val="%1.%2.%3.%4.%5.%6.%7.%8.%9"/>
      <w:lvlJc w:val="left"/>
      <w:pPr>
        <w:ind w:left="2160" w:hanging="2160"/>
      </w:pPr>
      <w:rPr>
        <w:rFonts w:hint="default"/>
        <w:b/>
      </w:rPr>
    </w:lvl>
  </w:abstractNum>
  <w:abstractNum w:abstractNumId="17" w15:restartNumberingAfterBreak="0">
    <w:nsid w:val="612B067C"/>
    <w:multiLevelType w:val="hybridMultilevel"/>
    <w:tmpl w:val="497EB71C"/>
    <w:lvl w:ilvl="0" w:tplc="61C2A506">
      <w:start w:val="1"/>
      <w:numFmt w:val="upperLetter"/>
      <w:lvlText w:val="%1."/>
      <w:lvlJc w:val="left"/>
      <w:pPr>
        <w:ind w:left="720" w:hanging="360"/>
      </w:pPr>
      <w:rPr>
        <w:rFonts w:cs="Tahoma" w:hint="default"/>
        <w:b/>
        <w:color w:val="auto"/>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65856A7A"/>
    <w:multiLevelType w:val="hybridMultilevel"/>
    <w:tmpl w:val="30A826E8"/>
    <w:lvl w:ilvl="0" w:tplc="1932F2E8">
      <w:start w:val="1"/>
      <w:numFmt w:val="decimal"/>
      <w:lvlText w:val="%1."/>
      <w:lvlJc w:val="left"/>
      <w:pPr>
        <w:ind w:left="720" w:hanging="360"/>
      </w:pPr>
      <w:rPr>
        <w:rFonts w:hint="default"/>
        <w:b/>
        <w:color w:val="auto"/>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66017445"/>
    <w:multiLevelType w:val="multilevel"/>
    <w:tmpl w:val="881625FE"/>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67991834"/>
    <w:multiLevelType w:val="hybridMultilevel"/>
    <w:tmpl w:val="BA68B96E"/>
    <w:lvl w:ilvl="0" w:tplc="FE883496">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6A760167"/>
    <w:multiLevelType w:val="multilevel"/>
    <w:tmpl w:val="D82CB57C"/>
    <w:lvl w:ilvl="0">
      <w:start w:val="1"/>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2" w15:restartNumberingAfterBreak="0">
    <w:nsid w:val="6A7E3460"/>
    <w:multiLevelType w:val="hybridMultilevel"/>
    <w:tmpl w:val="9BAA432E"/>
    <w:lvl w:ilvl="0" w:tplc="41E68980">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6A9933ED"/>
    <w:multiLevelType w:val="hybridMultilevel"/>
    <w:tmpl w:val="258A65B2"/>
    <w:lvl w:ilvl="0" w:tplc="3E387F9C">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75FD3C52"/>
    <w:multiLevelType w:val="multilevel"/>
    <w:tmpl w:val="A9DAA928"/>
    <w:lvl w:ilvl="0">
      <w:start w:val="1"/>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num w:numId="1" w16cid:durableId="72970883">
    <w:abstractNumId w:val="11"/>
  </w:num>
  <w:num w:numId="2" w16cid:durableId="1675569805">
    <w:abstractNumId w:val="24"/>
  </w:num>
  <w:num w:numId="3" w16cid:durableId="856115416">
    <w:abstractNumId w:val="16"/>
  </w:num>
  <w:num w:numId="4" w16cid:durableId="72164535">
    <w:abstractNumId w:val="20"/>
  </w:num>
  <w:num w:numId="5" w16cid:durableId="409625059">
    <w:abstractNumId w:val="23"/>
  </w:num>
  <w:num w:numId="6" w16cid:durableId="1992246879">
    <w:abstractNumId w:val="19"/>
  </w:num>
  <w:num w:numId="7" w16cid:durableId="1469085519">
    <w:abstractNumId w:val="6"/>
  </w:num>
  <w:num w:numId="8" w16cid:durableId="838040383">
    <w:abstractNumId w:val="12"/>
  </w:num>
  <w:num w:numId="9" w16cid:durableId="1064524108">
    <w:abstractNumId w:val="10"/>
  </w:num>
  <w:num w:numId="10" w16cid:durableId="40710443">
    <w:abstractNumId w:val="15"/>
  </w:num>
  <w:num w:numId="11" w16cid:durableId="685135714">
    <w:abstractNumId w:val="21"/>
  </w:num>
  <w:num w:numId="12" w16cid:durableId="542061249">
    <w:abstractNumId w:val="2"/>
  </w:num>
  <w:num w:numId="13" w16cid:durableId="27533378">
    <w:abstractNumId w:val="18"/>
  </w:num>
  <w:num w:numId="14" w16cid:durableId="1508785499">
    <w:abstractNumId w:val="5"/>
  </w:num>
  <w:num w:numId="15" w16cid:durableId="141391343">
    <w:abstractNumId w:val="14"/>
  </w:num>
  <w:num w:numId="16" w16cid:durableId="374433882">
    <w:abstractNumId w:val="9"/>
  </w:num>
  <w:num w:numId="17" w16cid:durableId="845021988">
    <w:abstractNumId w:val="17"/>
  </w:num>
  <w:num w:numId="18" w16cid:durableId="1413820109">
    <w:abstractNumId w:val="8"/>
  </w:num>
  <w:num w:numId="19" w16cid:durableId="1494449768">
    <w:abstractNumId w:val="22"/>
  </w:num>
  <w:num w:numId="20" w16cid:durableId="2019040892">
    <w:abstractNumId w:val="4"/>
  </w:num>
  <w:num w:numId="21" w16cid:durableId="1521353342">
    <w:abstractNumId w:val="7"/>
  </w:num>
  <w:num w:numId="22" w16cid:durableId="1805583872">
    <w:abstractNumId w:val="3"/>
  </w:num>
  <w:num w:numId="23" w16cid:durableId="1811164213">
    <w:abstractNumId w:val="13"/>
  </w:num>
  <w:num w:numId="24" w16cid:durableId="1912614863">
    <w:abstractNumId w:val="1"/>
  </w:num>
  <w:num w:numId="25" w16cid:durableId="2321605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1085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201A"/>
    <w:rsid w:val="0000339C"/>
    <w:rsid w:val="00012AA3"/>
    <w:rsid w:val="00013AD0"/>
    <w:rsid w:val="000200E5"/>
    <w:rsid w:val="000201A0"/>
    <w:rsid w:val="00035844"/>
    <w:rsid w:val="0004338F"/>
    <w:rsid w:val="00061ECE"/>
    <w:rsid w:val="00075BB6"/>
    <w:rsid w:val="000A236C"/>
    <w:rsid w:val="000B6888"/>
    <w:rsid w:val="000C0D88"/>
    <w:rsid w:val="000D1224"/>
    <w:rsid w:val="000D3EFD"/>
    <w:rsid w:val="000D48DE"/>
    <w:rsid w:val="000F46C2"/>
    <w:rsid w:val="000F7A05"/>
    <w:rsid w:val="00142EA6"/>
    <w:rsid w:val="001835EA"/>
    <w:rsid w:val="0018659C"/>
    <w:rsid w:val="001A0CDC"/>
    <w:rsid w:val="001B1AA6"/>
    <w:rsid w:val="001C0C2C"/>
    <w:rsid w:val="001C11A1"/>
    <w:rsid w:val="00201DB2"/>
    <w:rsid w:val="00210E80"/>
    <w:rsid w:val="00221B09"/>
    <w:rsid w:val="002475E6"/>
    <w:rsid w:val="00257E21"/>
    <w:rsid w:val="00265218"/>
    <w:rsid w:val="0026753F"/>
    <w:rsid w:val="00267E70"/>
    <w:rsid w:val="00280EDA"/>
    <w:rsid w:val="0028201A"/>
    <w:rsid w:val="00294CF5"/>
    <w:rsid w:val="00295AE7"/>
    <w:rsid w:val="002A0F5B"/>
    <w:rsid w:val="002B6189"/>
    <w:rsid w:val="002B7228"/>
    <w:rsid w:val="002B7F07"/>
    <w:rsid w:val="002C0DD1"/>
    <w:rsid w:val="002F69FA"/>
    <w:rsid w:val="002F74A1"/>
    <w:rsid w:val="00303281"/>
    <w:rsid w:val="00324954"/>
    <w:rsid w:val="00324BCA"/>
    <w:rsid w:val="00373FA3"/>
    <w:rsid w:val="0038106D"/>
    <w:rsid w:val="0038188E"/>
    <w:rsid w:val="00385370"/>
    <w:rsid w:val="003B45BC"/>
    <w:rsid w:val="003C2805"/>
    <w:rsid w:val="003E3421"/>
    <w:rsid w:val="003F15D7"/>
    <w:rsid w:val="00414921"/>
    <w:rsid w:val="004247A7"/>
    <w:rsid w:val="0043348A"/>
    <w:rsid w:val="0045412F"/>
    <w:rsid w:val="0048654B"/>
    <w:rsid w:val="0048680C"/>
    <w:rsid w:val="00490EDD"/>
    <w:rsid w:val="004B0AF8"/>
    <w:rsid w:val="004C32A8"/>
    <w:rsid w:val="004D2CC8"/>
    <w:rsid w:val="004F1348"/>
    <w:rsid w:val="004F3A06"/>
    <w:rsid w:val="004F3E48"/>
    <w:rsid w:val="004F6042"/>
    <w:rsid w:val="00500081"/>
    <w:rsid w:val="00505C55"/>
    <w:rsid w:val="00525B3D"/>
    <w:rsid w:val="00542372"/>
    <w:rsid w:val="00560259"/>
    <w:rsid w:val="005602F5"/>
    <w:rsid w:val="0056454C"/>
    <w:rsid w:val="00567B12"/>
    <w:rsid w:val="00587789"/>
    <w:rsid w:val="0059286C"/>
    <w:rsid w:val="005929FD"/>
    <w:rsid w:val="005977EF"/>
    <w:rsid w:val="005B2029"/>
    <w:rsid w:val="005C0423"/>
    <w:rsid w:val="005D251A"/>
    <w:rsid w:val="005D72F7"/>
    <w:rsid w:val="005D7864"/>
    <w:rsid w:val="005F1004"/>
    <w:rsid w:val="005F348F"/>
    <w:rsid w:val="005F3953"/>
    <w:rsid w:val="0060170B"/>
    <w:rsid w:val="00601CAF"/>
    <w:rsid w:val="0060497A"/>
    <w:rsid w:val="00607A1E"/>
    <w:rsid w:val="00612FFB"/>
    <w:rsid w:val="006138EB"/>
    <w:rsid w:val="00623251"/>
    <w:rsid w:val="00624023"/>
    <w:rsid w:val="006272E6"/>
    <w:rsid w:val="006420BF"/>
    <w:rsid w:val="0064797F"/>
    <w:rsid w:val="00664ED7"/>
    <w:rsid w:val="00691A6D"/>
    <w:rsid w:val="00692218"/>
    <w:rsid w:val="006B4A0E"/>
    <w:rsid w:val="006B7F28"/>
    <w:rsid w:val="006C28BA"/>
    <w:rsid w:val="006E2AB2"/>
    <w:rsid w:val="00714234"/>
    <w:rsid w:val="00717390"/>
    <w:rsid w:val="00723639"/>
    <w:rsid w:val="00741E5E"/>
    <w:rsid w:val="007478B9"/>
    <w:rsid w:val="00750AB3"/>
    <w:rsid w:val="00762638"/>
    <w:rsid w:val="00770E60"/>
    <w:rsid w:val="007766B4"/>
    <w:rsid w:val="007927AE"/>
    <w:rsid w:val="00794C6C"/>
    <w:rsid w:val="007A058D"/>
    <w:rsid w:val="007A1376"/>
    <w:rsid w:val="007B7991"/>
    <w:rsid w:val="007C1310"/>
    <w:rsid w:val="007D01ED"/>
    <w:rsid w:val="007E03F0"/>
    <w:rsid w:val="007F5D0C"/>
    <w:rsid w:val="0080425A"/>
    <w:rsid w:val="00807DD2"/>
    <w:rsid w:val="00814388"/>
    <w:rsid w:val="00817C18"/>
    <w:rsid w:val="008272DF"/>
    <w:rsid w:val="00836D91"/>
    <w:rsid w:val="00840096"/>
    <w:rsid w:val="00847414"/>
    <w:rsid w:val="008600E5"/>
    <w:rsid w:val="008641CE"/>
    <w:rsid w:val="008644F2"/>
    <w:rsid w:val="00875856"/>
    <w:rsid w:val="00875FD6"/>
    <w:rsid w:val="0088042D"/>
    <w:rsid w:val="008A1104"/>
    <w:rsid w:val="008A295F"/>
    <w:rsid w:val="008A51B1"/>
    <w:rsid w:val="008A6C13"/>
    <w:rsid w:val="008B2EEA"/>
    <w:rsid w:val="008B7EF0"/>
    <w:rsid w:val="008C624F"/>
    <w:rsid w:val="008D22C9"/>
    <w:rsid w:val="008D4EC0"/>
    <w:rsid w:val="008E4A1D"/>
    <w:rsid w:val="008F61CB"/>
    <w:rsid w:val="008F6A68"/>
    <w:rsid w:val="00914B92"/>
    <w:rsid w:val="00924CBA"/>
    <w:rsid w:val="00956D54"/>
    <w:rsid w:val="00966979"/>
    <w:rsid w:val="00967D29"/>
    <w:rsid w:val="009812A4"/>
    <w:rsid w:val="009A3B89"/>
    <w:rsid w:val="009A7187"/>
    <w:rsid w:val="009B2FE4"/>
    <w:rsid w:val="009B620A"/>
    <w:rsid w:val="009C3ABB"/>
    <w:rsid w:val="009C421D"/>
    <w:rsid w:val="009D3CF7"/>
    <w:rsid w:val="009E097F"/>
    <w:rsid w:val="009E318E"/>
    <w:rsid w:val="009E4D0F"/>
    <w:rsid w:val="00A24B67"/>
    <w:rsid w:val="00A36B48"/>
    <w:rsid w:val="00A411C7"/>
    <w:rsid w:val="00A510DF"/>
    <w:rsid w:val="00A806DE"/>
    <w:rsid w:val="00A94508"/>
    <w:rsid w:val="00AA1E29"/>
    <w:rsid w:val="00AC0306"/>
    <w:rsid w:val="00AC53C0"/>
    <w:rsid w:val="00AE35E7"/>
    <w:rsid w:val="00B442A2"/>
    <w:rsid w:val="00B65A11"/>
    <w:rsid w:val="00B737EE"/>
    <w:rsid w:val="00B77DD7"/>
    <w:rsid w:val="00B811CF"/>
    <w:rsid w:val="00BB1EB6"/>
    <w:rsid w:val="00BE2017"/>
    <w:rsid w:val="00C20164"/>
    <w:rsid w:val="00C2211B"/>
    <w:rsid w:val="00C230B1"/>
    <w:rsid w:val="00C235E0"/>
    <w:rsid w:val="00C34B7A"/>
    <w:rsid w:val="00C3616D"/>
    <w:rsid w:val="00C44F36"/>
    <w:rsid w:val="00C66B2B"/>
    <w:rsid w:val="00C83321"/>
    <w:rsid w:val="00CB0AB0"/>
    <w:rsid w:val="00CC65AD"/>
    <w:rsid w:val="00CD7CE2"/>
    <w:rsid w:val="00CE0E76"/>
    <w:rsid w:val="00CE384A"/>
    <w:rsid w:val="00CF11D5"/>
    <w:rsid w:val="00CF2B03"/>
    <w:rsid w:val="00CF3A56"/>
    <w:rsid w:val="00D138E3"/>
    <w:rsid w:val="00D23DA7"/>
    <w:rsid w:val="00D25B15"/>
    <w:rsid w:val="00D51660"/>
    <w:rsid w:val="00D60375"/>
    <w:rsid w:val="00D701D1"/>
    <w:rsid w:val="00D71CD9"/>
    <w:rsid w:val="00D7431C"/>
    <w:rsid w:val="00D76BB1"/>
    <w:rsid w:val="00D828B4"/>
    <w:rsid w:val="00D8557A"/>
    <w:rsid w:val="00D93BE7"/>
    <w:rsid w:val="00DA1831"/>
    <w:rsid w:val="00DA401E"/>
    <w:rsid w:val="00DB295D"/>
    <w:rsid w:val="00DB31A4"/>
    <w:rsid w:val="00DD2939"/>
    <w:rsid w:val="00DF63ED"/>
    <w:rsid w:val="00E00B74"/>
    <w:rsid w:val="00E2276E"/>
    <w:rsid w:val="00E8487F"/>
    <w:rsid w:val="00EA2444"/>
    <w:rsid w:val="00EB06BC"/>
    <w:rsid w:val="00EB0990"/>
    <w:rsid w:val="00EB21A6"/>
    <w:rsid w:val="00EB5942"/>
    <w:rsid w:val="00EC0F44"/>
    <w:rsid w:val="00ED03F4"/>
    <w:rsid w:val="00ED44F5"/>
    <w:rsid w:val="00EE55B7"/>
    <w:rsid w:val="00EE6C6C"/>
    <w:rsid w:val="00F40D16"/>
    <w:rsid w:val="00F5026E"/>
    <w:rsid w:val="00F573A1"/>
    <w:rsid w:val="00F67005"/>
    <w:rsid w:val="00F939D0"/>
    <w:rsid w:val="00FA0C6F"/>
    <w:rsid w:val="00FA20EE"/>
    <w:rsid w:val="00FA3238"/>
    <w:rsid w:val="00FB01FA"/>
    <w:rsid w:val="00FC02BB"/>
    <w:rsid w:val="00FD5000"/>
    <w:rsid w:val="00FF057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8545"/>
    <o:shapelayout v:ext="edit">
      <o:idmap v:ext="edit" data="1"/>
    </o:shapelayout>
  </w:shapeDefaults>
  <w:decimalSymbol w:val=","/>
  <w:listSeparator w:val=";"/>
  <w14:docId w14:val="7F7D90F7"/>
  <w15:chartTrackingRefBased/>
  <w15:docId w15:val="{C395701D-A17C-4E02-8653-86C740EF2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5B15"/>
    <w:pPr>
      <w:spacing w:line="252" w:lineRule="auto"/>
      <w:jc w:val="both"/>
    </w:pPr>
    <w:rPr>
      <w:rFonts w:eastAsiaTheme="minorEastAsia"/>
    </w:rPr>
  </w:style>
  <w:style w:type="paragraph" w:styleId="Ttulo1">
    <w:name w:val="heading 1"/>
    <w:basedOn w:val="Normal"/>
    <w:next w:val="Normal"/>
    <w:link w:val="Ttulo1Char"/>
    <w:uiPriority w:val="9"/>
    <w:qFormat/>
    <w:rsid w:val="0028201A"/>
    <w:pPr>
      <w:keepNext/>
      <w:keepLines/>
      <w:spacing w:before="320" w:after="40"/>
      <w:outlineLvl w:val="0"/>
    </w:pPr>
    <w:rPr>
      <w:rFonts w:asciiTheme="majorHAnsi" w:eastAsiaTheme="majorEastAsia" w:hAnsiTheme="majorHAnsi" w:cstheme="majorBidi"/>
      <w:b/>
      <w:bCs/>
      <w:caps/>
      <w:spacing w:val="4"/>
      <w:sz w:val="28"/>
      <w:szCs w:val="28"/>
    </w:rPr>
  </w:style>
  <w:style w:type="paragraph" w:styleId="Ttulo2">
    <w:name w:val="heading 2"/>
    <w:basedOn w:val="Normal"/>
    <w:next w:val="Normal"/>
    <w:link w:val="Ttulo2Char"/>
    <w:uiPriority w:val="9"/>
    <w:unhideWhenUsed/>
    <w:qFormat/>
    <w:rsid w:val="0028201A"/>
    <w:pPr>
      <w:keepNext/>
      <w:keepLines/>
      <w:spacing w:before="120" w:after="0"/>
      <w:outlineLvl w:val="1"/>
    </w:pPr>
    <w:rPr>
      <w:rFonts w:asciiTheme="majorHAnsi" w:eastAsiaTheme="majorEastAsia" w:hAnsiTheme="majorHAnsi" w:cstheme="majorBidi"/>
      <w:b/>
      <w:bCs/>
      <w:sz w:val="28"/>
      <w:szCs w:val="28"/>
    </w:rPr>
  </w:style>
  <w:style w:type="paragraph" w:styleId="Ttulo3">
    <w:name w:val="heading 3"/>
    <w:basedOn w:val="Normal"/>
    <w:next w:val="Normal"/>
    <w:link w:val="Ttulo3Char"/>
    <w:uiPriority w:val="9"/>
    <w:unhideWhenUsed/>
    <w:qFormat/>
    <w:rsid w:val="0028201A"/>
    <w:pPr>
      <w:keepNext/>
      <w:keepLines/>
      <w:spacing w:before="120" w:after="0"/>
      <w:outlineLvl w:val="2"/>
    </w:pPr>
    <w:rPr>
      <w:rFonts w:asciiTheme="majorHAnsi" w:eastAsiaTheme="majorEastAsia" w:hAnsiTheme="majorHAnsi" w:cstheme="majorBidi"/>
      <w:spacing w:val="4"/>
      <w:sz w:val="24"/>
      <w:szCs w:val="24"/>
    </w:rPr>
  </w:style>
  <w:style w:type="paragraph" w:styleId="Ttulo4">
    <w:name w:val="heading 4"/>
    <w:basedOn w:val="Normal"/>
    <w:next w:val="Normal"/>
    <w:link w:val="Ttulo4Char"/>
    <w:uiPriority w:val="9"/>
    <w:semiHidden/>
    <w:unhideWhenUsed/>
    <w:qFormat/>
    <w:rsid w:val="0028201A"/>
    <w:pPr>
      <w:keepNext/>
      <w:keepLines/>
      <w:spacing w:before="120" w:after="0"/>
      <w:outlineLvl w:val="3"/>
    </w:pPr>
    <w:rPr>
      <w:rFonts w:asciiTheme="majorHAnsi" w:eastAsiaTheme="majorEastAsia" w:hAnsiTheme="majorHAnsi" w:cstheme="majorBidi"/>
      <w:i/>
      <w:iCs/>
      <w:sz w:val="24"/>
      <w:szCs w:val="24"/>
    </w:rPr>
  </w:style>
  <w:style w:type="paragraph" w:styleId="Ttulo5">
    <w:name w:val="heading 5"/>
    <w:basedOn w:val="Normal"/>
    <w:next w:val="Normal"/>
    <w:link w:val="Ttulo5Char"/>
    <w:uiPriority w:val="9"/>
    <w:semiHidden/>
    <w:unhideWhenUsed/>
    <w:qFormat/>
    <w:rsid w:val="0028201A"/>
    <w:pPr>
      <w:keepNext/>
      <w:keepLines/>
      <w:spacing w:before="120" w:after="0"/>
      <w:outlineLvl w:val="4"/>
    </w:pPr>
    <w:rPr>
      <w:rFonts w:asciiTheme="majorHAnsi" w:eastAsiaTheme="majorEastAsia" w:hAnsiTheme="majorHAnsi" w:cstheme="majorBidi"/>
      <w:b/>
      <w:bCs/>
    </w:rPr>
  </w:style>
  <w:style w:type="paragraph" w:styleId="Ttulo6">
    <w:name w:val="heading 6"/>
    <w:basedOn w:val="Normal"/>
    <w:next w:val="Normal"/>
    <w:link w:val="Ttulo6Char"/>
    <w:uiPriority w:val="9"/>
    <w:semiHidden/>
    <w:unhideWhenUsed/>
    <w:qFormat/>
    <w:rsid w:val="0028201A"/>
    <w:pPr>
      <w:keepNext/>
      <w:keepLines/>
      <w:spacing w:before="120" w:after="0"/>
      <w:outlineLvl w:val="5"/>
    </w:pPr>
    <w:rPr>
      <w:rFonts w:asciiTheme="majorHAnsi" w:eastAsiaTheme="majorEastAsia" w:hAnsiTheme="majorHAnsi" w:cstheme="majorBidi"/>
      <w:b/>
      <w:bCs/>
      <w:i/>
      <w:iCs/>
    </w:rPr>
  </w:style>
  <w:style w:type="paragraph" w:styleId="Ttulo7">
    <w:name w:val="heading 7"/>
    <w:basedOn w:val="Normal"/>
    <w:next w:val="Normal"/>
    <w:link w:val="Ttulo7Char"/>
    <w:uiPriority w:val="9"/>
    <w:semiHidden/>
    <w:unhideWhenUsed/>
    <w:qFormat/>
    <w:rsid w:val="0028201A"/>
    <w:pPr>
      <w:keepNext/>
      <w:keepLines/>
      <w:spacing w:before="120" w:after="0"/>
      <w:outlineLvl w:val="6"/>
    </w:pPr>
    <w:rPr>
      <w:i/>
      <w:iCs/>
    </w:rPr>
  </w:style>
  <w:style w:type="paragraph" w:styleId="Ttulo8">
    <w:name w:val="heading 8"/>
    <w:basedOn w:val="Normal"/>
    <w:next w:val="Normal"/>
    <w:link w:val="Ttulo8Char"/>
    <w:uiPriority w:val="9"/>
    <w:semiHidden/>
    <w:unhideWhenUsed/>
    <w:qFormat/>
    <w:rsid w:val="0028201A"/>
    <w:pPr>
      <w:keepNext/>
      <w:keepLines/>
      <w:spacing w:before="120" w:after="0"/>
      <w:outlineLvl w:val="7"/>
    </w:pPr>
    <w:rPr>
      <w:b/>
      <w:bCs/>
    </w:rPr>
  </w:style>
  <w:style w:type="paragraph" w:styleId="Ttulo9">
    <w:name w:val="heading 9"/>
    <w:basedOn w:val="Normal"/>
    <w:next w:val="Normal"/>
    <w:link w:val="Ttulo9Char"/>
    <w:uiPriority w:val="9"/>
    <w:semiHidden/>
    <w:unhideWhenUsed/>
    <w:qFormat/>
    <w:rsid w:val="0028201A"/>
    <w:pPr>
      <w:keepNext/>
      <w:keepLines/>
      <w:spacing w:before="120" w:after="0"/>
      <w:outlineLvl w:val="8"/>
    </w:pPr>
    <w:rPr>
      <w:i/>
      <w:iCs/>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28201A"/>
    <w:rPr>
      <w:rFonts w:asciiTheme="majorHAnsi" w:eastAsiaTheme="majorEastAsia" w:hAnsiTheme="majorHAnsi" w:cstheme="majorBidi"/>
      <w:b/>
      <w:bCs/>
      <w:caps/>
      <w:spacing w:val="4"/>
      <w:sz w:val="28"/>
      <w:szCs w:val="28"/>
    </w:rPr>
  </w:style>
  <w:style w:type="character" w:customStyle="1" w:styleId="Ttulo2Char">
    <w:name w:val="Título 2 Char"/>
    <w:basedOn w:val="Fontepargpadro"/>
    <w:link w:val="Ttulo2"/>
    <w:uiPriority w:val="9"/>
    <w:rsid w:val="0028201A"/>
    <w:rPr>
      <w:rFonts w:asciiTheme="majorHAnsi" w:eastAsiaTheme="majorEastAsia" w:hAnsiTheme="majorHAnsi" w:cstheme="majorBidi"/>
      <w:b/>
      <w:bCs/>
      <w:sz w:val="28"/>
      <w:szCs w:val="28"/>
    </w:rPr>
  </w:style>
  <w:style w:type="character" w:customStyle="1" w:styleId="Ttulo3Char">
    <w:name w:val="Título 3 Char"/>
    <w:basedOn w:val="Fontepargpadro"/>
    <w:link w:val="Ttulo3"/>
    <w:uiPriority w:val="9"/>
    <w:rsid w:val="0028201A"/>
    <w:rPr>
      <w:rFonts w:asciiTheme="majorHAnsi" w:eastAsiaTheme="majorEastAsia" w:hAnsiTheme="majorHAnsi" w:cstheme="majorBidi"/>
      <w:spacing w:val="4"/>
      <w:sz w:val="24"/>
      <w:szCs w:val="24"/>
    </w:rPr>
  </w:style>
  <w:style w:type="character" w:customStyle="1" w:styleId="Ttulo4Char">
    <w:name w:val="Título 4 Char"/>
    <w:basedOn w:val="Fontepargpadro"/>
    <w:link w:val="Ttulo4"/>
    <w:uiPriority w:val="9"/>
    <w:semiHidden/>
    <w:rsid w:val="0028201A"/>
    <w:rPr>
      <w:rFonts w:asciiTheme="majorHAnsi" w:eastAsiaTheme="majorEastAsia" w:hAnsiTheme="majorHAnsi" w:cstheme="majorBidi"/>
      <w:i/>
      <w:iCs/>
      <w:sz w:val="24"/>
      <w:szCs w:val="24"/>
    </w:rPr>
  </w:style>
  <w:style w:type="character" w:customStyle="1" w:styleId="Ttulo5Char">
    <w:name w:val="Título 5 Char"/>
    <w:basedOn w:val="Fontepargpadro"/>
    <w:link w:val="Ttulo5"/>
    <w:uiPriority w:val="9"/>
    <w:semiHidden/>
    <w:rsid w:val="0028201A"/>
    <w:rPr>
      <w:rFonts w:asciiTheme="majorHAnsi" w:eastAsiaTheme="majorEastAsia" w:hAnsiTheme="majorHAnsi" w:cstheme="majorBidi"/>
      <w:b/>
      <w:bCs/>
    </w:rPr>
  </w:style>
  <w:style w:type="character" w:customStyle="1" w:styleId="Ttulo6Char">
    <w:name w:val="Título 6 Char"/>
    <w:basedOn w:val="Fontepargpadro"/>
    <w:link w:val="Ttulo6"/>
    <w:uiPriority w:val="9"/>
    <w:semiHidden/>
    <w:rsid w:val="0028201A"/>
    <w:rPr>
      <w:rFonts w:asciiTheme="majorHAnsi" w:eastAsiaTheme="majorEastAsia" w:hAnsiTheme="majorHAnsi" w:cstheme="majorBidi"/>
      <w:b/>
      <w:bCs/>
      <w:i/>
      <w:iCs/>
    </w:rPr>
  </w:style>
  <w:style w:type="character" w:customStyle="1" w:styleId="Ttulo7Char">
    <w:name w:val="Título 7 Char"/>
    <w:basedOn w:val="Fontepargpadro"/>
    <w:link w:val="Ttulo7"/>
    <w:uiPriority w:val="9"/>
    <w:semiHidden/>
    <w:rsid w:val="0028201A"/>
    <w:rPr>
      <w:rFonts w:eastAsiaTheme="minorEastAsia"/>
      <w:i/>
      <w:iCs/>
    </w:rPr>
  </w:style>
  <w:style w:type="character" w:customStyle="1" w:styleId="Ttulo8Char">
    <w:name w:val="Título 8 Char"/>
    <w:basedOn w:val="Fontepargpadro"/>
    <w:link w:val="Ttulo8"/>
    <w:uiPriority w:val="9"/>
    <w:semiHidden/>
    <w:rsid w:val="0028201A"/>
    <w:rPr>
      <w:rFonts w:eastAsiaTheme="minorEastAsia"/>
      <w:b/>
      <w:bCs/>
    </w:rPr>
  </w:style>
  <w:style w:type="character" w:customStyle="1" w:styleId="Ttulo9Char">
    <w:name w:val="Título 9 Char"/>
    <w:basedOn w:val="Fontepargpadro"/>
    <w:link w:val="Ttulo9"/>
    <w:uiPriority w:val="9"/>
    <w:semiHidden/>
    <w:rsid w:val="0028201A"/>
    <w:rPr>
      <w:rFonts w:eastAsiaTheme="minorEastAsia"/>
      <w:i/>
      <w:iCs/>
    </w:rPr>
  </w:style>
  <w:style w:type="paragraph" w:styleId="Ttulo">
    <w:name w:val="Title"/>
    <w:basedOn w:val="Normal"/>
    <w:next w:val="Normal"/>
    <w:link w:val="TtuloChar"/>
    <w:uiPriority w:val="10"/>
    <w:qFormat/>
    <w:rsid w:val="0028201A"/>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tuloChar">
    <w:name w:val="Título Char"/>
    <w:basedOn w:val="Fontepargpadro"/>
    <w:link w:val="Ttulo"/>
    <w:uiPriority w:val="10"/>
    <w:rsid w:val="0028201A"/>
    <w:rPr>
      <w:rFonts w:asciiTheme="majorHAnsi" w:eastAsiaTheme="majorEastAsia" w:hAnsiTheme="majorHAnsi" w:cstheme="majorBidi"/>
      <w:b/>
      <w:bCs/>
      <w:spacing w:val="-7"/>
      <w:sz w:val="48"/>
      <w:szCs w:val="48"/>
    </w:rPr>
  </w:style>
  <w:style w:type="paragraph" w:styleId="Corpodetexto">
    <w:name w:val="Body Text"/>
    <w:basedOn w:val="Normal"/>
    <w:link w:val="CorpodetextoChar"/>
    <w:semiHidden/>
    <w:rsid w:val="0028201A"/>
    <w:rPr>
      <w:sz w:val="24"/>
    </w:rPr>
  </w:style>
  <w:style w:type="character" w:customStyle="1" w:styleId="CorpodetextoChar">
    <w:name w:val="Corpo de texto Char"/>
    <w:basedOn w:val="Fontepargpadro"/>
    <w:link w:val="Corpodetexto"/>
    <w:semiHidden/>
    <w:rsid w:val="0028201A"/>
    <w:rPr>
      <w:rFonts w:eastAsiaTheme="minorEastAsia"/>
      <w:sz w:val="24"/>
    </w:rPr>
  </w:style>
  <w:style w:type="paragraph" w:styleId="MapadoDocumento">
    <w:name w:val="Document Map"/>
    <w:basedOn w:val="Normal"/>
    <w:link w:val="MapadoDocumentoChar"/>
    <w:semiHidden/>
    <w:rsid w:val="0028201A"/>
    <w:pPr>
      <w:shd w:val="clear" w:color="auto" w:fill="000080"/>
    </w:pPr>
    <w:rPr>
      <w:rFonts w:ascii="Tahoma" w:hAnsi="Tahoma"/>
    </w:rPr>
  </w:style>
  <w:style w:type="character" w:customStyle="1" w:styleId="MapadoDocumentoChar">
    <w:name w:val="Mapa do Documento Char"/>
    <w:basedOn w:val="Fontepargpadro"/>
    <w:link w:val="MapadoDocumento"/>
    <w:semiHidden/>
    <w:rsid w:val="0028201A"/>
    <w:rPr>
      <w:rFonts w:ascii="Tahoma" w:eastAsiaTheme="minorEastAsia" w:hAnsi="Tahoma"/>
      <w:shd w:val="clear" w:color="auto" w:fill="000080"/>
    </w:rPr>
  </w:style>
  <w:style w:type="paragraph" w:styleId="Recuodecorpodetexto">
    <w:name w:val="Body Text Indent"/>
    <w:basedOn w:val="Normal"/>
    <w:link w:val="RecuodecorpodetextoChar"/>
    <w:semiHidden/>
    <w:rsid w:val="0028201A"/>
    <w:pPr>
      <w:spacing w:line="360" w:lineRule="auto"/>
    </w:pPr>
    <w:rPr>
      <w:b/>
      <w:sz w:val="24"/>
    </w:rPr>
  </w:style>
  <w:style w:type="character" w:customStyle="1" w:styleId="RecuodecorpodetextoChar">
    <w:name w:val="Recuo de corpo de texto Char"/>
    <w:basedOn w:val="Fontepargpadro"/>
    <w:link w:val="Recuodecorpodetexto"/>
    <w:semiHidden/>
    <w:rsid w:val="0028201A"/>
    <w:rPr>
      <w:rFonts w:eastAsiaTheme="minorEastAsia"/>
      <w:b/>
      <w:sz w:val="24"/>
    </w:rPr>
  </w:style>
  <w:style w:type="paragraph" w:styleId="Corpodetexto3">
    <w:name w:val="Body Text 3"/>
    <w:basedOn w:val="Normal"/>
    <w:link w:val="Corpodetexto3Char"/>
    <w:semiHidden/>
    <w:rsid w:val="0028201A"/>
    <w:pPr>
      <w:spacing w:line="360" w:lineRule="auto"/>
    </w:pPr>
    <w:rPr>
      <w:b/>
      <w:sz w:val="24"/>
    </w:rPr>
  </w:style>
  <w:style w:type="character" w:customStyle="1" w:styleId="Corpodetexto3Char">
    <w:name w:val="Corpo de texto 3 Char"/>
    <w:basedOn w:val="Fontepargpadro"/>
    <w:link w:val="Corpodetexto3"/>
    <w:semiHidden/>
    <w:rsid w:val="0028201A"/>
    <w:rPr>
      <w:rFonts w:eastAsiaTheme="minorEastAsia"/>
      <w:b/>
      <w:sz w:val="24"/>
    </w:rPr>
  </w:style>
  <w:style w:type="paragraph" w:customStyle="1" w:styleId="BodyText21">
    <w:name w:val="Body Text 21"/>
    <w:basedOn w:val="Normal"/>
    <w:rsid w:val="0028201A"/>
    <w:pPr>
      <w:spacing w:line="360" w:lineRule="auto"/>
      <w:ind w:left="284" w:hanging="284"/>
    </w:pPr>
    <w:rPr>
      <w:sz w:val="24"/>
    </w:rPr>
  </w:style>
  <w:style w:type="paragraph" w:styleId="Cabealho">
    <w:name w:val="header"/>
    <w:basedOn w:val="Normal"/>
    <w:link w:val="CabealhoChar"/>
    <w:uiPriority w:val="99"/>
    <w:rsid w:val="0028201A"/>
    <w:pPr>
      <w:tabs>
        <w:tab w:val="center" w:pos="4419"/>
        <w:tab w:val="right" w:pos="8838"/>
      </w:tabs>
    </w:pPr>
  </w:style>
  <w:style w:type="character" w:customStyle="1" w:styleId="CabealhoChar">
    <w:name w:val="Cabeçalho Char"/>
    <w:basedOn w:val="Fontepargpadro"/>
    <w:link w:val="Cabealho"/>
    <w:uiPriority w:val="99"/>
    <w:rsid w:val="0028201A"/>
    <w:rPr>
      <w:rFonts w:eastAsiaTheme="minorEastAsia"/>
    </w:rPr>
  </w:style>
  <w:style w:type="character" w:styleId="Nmerodepgina">
    <w:name w:val="page number"/>
    <w:basedOn w:val="Fontepargpadro"/>
    <w:semiHidden/>
    <w:rsid w:val="0028201A"/>
  </w:style>
  <w:style w:type="paragraph" w:styleId="Rodap">
    <w:name w:val="footer"/>
    <w:basedOn w:val="Normal"/>
    <w:link w:val="RodapChar"/>
    <w:semiHidden/>
    <w:rsid w:val="0028201A"/>
    <w:pPr>
      <w:tabs>
        <w:tab w:val="center" w:pos="4419"/>
        <w:tab w:val="right" w:pos="8838"/>
      </w:tabs>
    </w:pPr>
  </w:style>
  <w:style w:type="character" w:customStyle="1" w:styleId="RodapChar">
    <w:name w:val="Rodapé Char"/>
    <w:basedOn w:val="Fontepargpadro"/>
    <w:link w:val="Rodap"/>
    <w:semiHidden/>
    <w:rsid w:val="0028201A"/>
    <w:rPr>
      <w:rFonts w:eastAsiaTheme="minorEastAsia"/>
    </w:rPr>
  </w:style>
  <w:style w:type="paragraph" w:styleId="Corpodetexto2">
    <w:name w:val="Body Text 2"/>
    <w:basedOn w:val="Normal"/>
    <w:link w:val="Corpodetexto2Char"/>
    <w:semiHidden/>
    <w:rsid w:val="0028201A"/>
    <w:rPr>
      <w:rFonts w:ascii="Arial" w:hAnsi="Arial"/>
      <w:sz w:val="24"/>
    </w:rPr>
  </w:style>
  <w:style w:type="character" w:customStyle="1" w:styleId="Corpodetexto2Char">
    <w:name w:val="Corpo de texto 2 Char"/>
    <w:basedOn w:val="Fontepargpadro"/>
    <w:link w:val="Corpodetexto2"/>
    <w:semiHidden/>
    <w:rsid w:val="0028201A"/>
    <w:rPr>
      <w:rFonts w:ascii="Arial" w:eastAsiaTheme="minorEastAsia" w:hAnsi="Arial"/>
      <w:sz w:val="24"/>
    </w:rPr>
  </w:style>
  <w:style w:type="paragraph" w:customStyle="1" w:styleId="Textodebalo1">
    <w:name w:val="Texto de balão1"/>
    <w:basedOn w:val="Normal"/>
    <w:semiHidden/>
    <w:rsid w:val="0028201A"/>
    <w:rPr>
      <w:rFonts w:ascii="Tahoma" w:hAnsi="Tahoma" w:cs="Tahoma"/>
      <w:sz w:val="16"/>
      <w:szCs w:val="16"/>
    </w:rPr>
  </w:style>
  <w:style w:type="paragraph" w:styleId="Textodebalo">
    <w:name w:val="Balloon Text"/>
    <w:basedOn w:val="Normal"/>
    <w:link w:val="TextodebaloChar"/>
    <w:uiPriority w:val="99"/>
    <w:semiHidden/>
    <w:unhideWhenUsed/>
    <w:rsid w:val="0028201A"/>
    <w:rPr>
      <w:rFonts w:ascii="Tahoma" w:hAnsi="Tahoma" w:cs="Tahoma"/>
      <w:sz w:val="16"/>
      <w:szCs w:val="16"/>
    </w:rPr>
  </w:style>
  <w:style w:type="character" w:customStyle="1" w:styleId="TextodebaloChar">
    <w:name w:val="Texto de balão Char"/>
    <w:basedOn w:val="Fontepargpadro"/>
    <w:link w:val="Textodebalo"/>
    <w:uiPriority w:val="99"/>
    <w:semiHidden/>
    <w:rsid w:val="0028201A"/>
    <w:rPr>
      <w:rFonts w:ascii="Tahoma" w:eastAsiaTheme="minorEastAsia" w:hAnsi="Tahoma" w:cs="Tahoma"/>
      <w:sz w:val="16"/>
      <w:szCs w:val="16"/>
    </w:rPr>
  </w:style>
  <w:style w:type="paragraph" w:styleId="PargrafodaLista">
    <w:name w:val="List Paragraph"/>
    <w:basedOn w:val="Normal"/>
    <w:uiPriority w:val="34"/>
    <w:qFormat/>
    <w:rsid w:val="0028201A"/>
    <w:pPr>
      <w:ind w:left="720"/>
      <w:contextualSpacing/>
    </w:pPr>
  </w:style>
  <w:style w:type="paragraph" w:styleId="NormalWeb">
    <w:name w:val="Normal (Web)"/>
    <w:basedOn w:val="Normal"/>
    <w:uiPriority w:val="99"/>
    <w:unhideWhenUsed/>
    <w:rsid w:val="0028201A"/>
    <w:pPr>
      <w:spacing w:before="100" w:beforeAutospacing="1" w:after="100" w:afterAutospacing="1"/>
    </w:pPr>
    <w:rPr>
      <w:snapToGrid w:val="0"/>
      <w:sz w:val="24"/>
      <w:szCs w:val="24"/>
    </w:rPr>
  </w:style>
  <w:style w:type="character" w:styleId="Forte">
    <w:name w:val="Strong"/>
    <w:basedOn w:val="Fontepargpadro"/>
    <w:uiPriority w:val="22"/>
    <w:qFormat/>
    <w:rsid w:val="0028201A"/>
    <w:rPr>
      <w:b/>
      <w:bCs/>
      <w:color w:val="auto"/>
    </w:rPr>
  </w:style>
  <w:style w:type="character" w:styleId="nfase">
    <w:name w:val="Emphasis"/>
    <w:basedOn w:val="Fontepargpadro"/>
    <w:uiPriority w:val="20"/>
    <w:qFormat/>
    <w:rsid w:val="0028201A"/>
    <w:rPr>
      <w:i/>
      <w:iCs/>
      <w:color w:val="auto"/>
    </w:rPr>
  </w:style>
  <w:style w:type="character" w:styleId="Hyperlink">
    <w:name w:val="Hyperlink"/>
    <w:basedOn w:val="Fontepargpadro"/>
    <w:uiPriority w:val="99"/>
    <w:unhideWhenUsed/>
    <w:rsid w:val="0028201A"/>
    <w:rPr>
      <w:color w:val="0000FF"/>
      <w:u w:val="single"/>
    </w:rPr>
  </w:style>
  <w:style w:type="paragraph" w:styleId="Legenda">
    <w:name w:val="caption"/>
    <w:basedOn w:val="Normal"/>
    <w:next w:val="Normal"/>
    <w:uiPriority w:val="35"/>
    <w:semiHidden/>
    <w:unhideWhenUsed/>
    <w:qFormat/>
    <w:rsid w:val="0028201A"/>
    <w:rPr>
      <w:b/>
      <w:bCs/>
      <w:sz w:val="18"/>
      <w:szCs w:val="18"/>
    </w:rPr>
  </w:style>
  <w:style w:type="paragraph" w:styleId="Subttulo">
    <w:name w:val="Subtitle"/>
    <w:basedOn w:val="Normal"/>
    <w:next w:val="Normal"/>
    <w:link w:val="SubttuloChar"/>
    <w:uiPriority w:val="11"/>
    <w:qFormat/>
    <w:rsid w:val="0028201A"/>
    <w:pPr>
      <w:numPr>
        <w:ilvl w:val="1"/>
      </w:numPr>
      <w:spacing w:after="240"/>
      <w:jc w:val="center"/>
    </w:pPr>
    <w:rPr>
      <w:rFonts w:asciiTheme="majorHAnsi" w:eastAsiaTheme="majorEastAsia" w:hAnsiTheme="majorHAnsi" w:cstheme="majorBidi"/>
      <w:sz w:val="24"/>
      <w:szCs w:val="24"/>
    </w:rPr>
  </w:style>
  <w:style w:type="character" w:customStyle="1" w:styleId="SubttuloChar">
    <w:name w:val="Subtítulo Char"/>
    <w:basedOn w:val="Fontepargpadro"/>
    <w:link w:val="Subttulo"/>
    <w:uiPriority w:val="11"/>
    <w:rsid w:val="0028201A"/>
    <w:rPr>
      <w:rFonts w:asciiTheme="majorHAnsi" w:eastAsiaTheme="majorEastAsia" w:hAnsiTheme="majorHAnsi" w:cstheme="majorBidi"/>
      <w:sz w:val="24"/>
      <w:szCs w:val="24"/>
    </w:rPr>
  </w:style>
  <w:style w:type="paragraph" w:styleId="SemEspaamento">
    <w:name w:val="No Spacing"/>
    <w:uiPriority w:val="1"/>
    <w:qFormat/>
    <w:rsid w:val="0028201A"/>
    <w:pPr>
      <w:spacing w:after="0" w:line="240" w:lineRule="auto"/>
      <w:jc w:val="both"/>
    </w:pPr>
    <w:rPr>
      <w:rFonts w:eastAsiaTheme="minorEastAsia"/>
    </w:rPr>
  </w:style>
  <w:style w:type="paragraph" w:styleId="Citao">
    <w:name w:val="Quote"/>
    <w:basedOn w:val="Normal"/>
    <w:next w:val="Normal"/>
    <w:link w:val="CitaoChar"/>
    <w:uiPriority w:val="29"/>
    <w:qFormat/>
    <w:rsid w:val="0028201A"/>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CitaoChar">
    <w:name w:val="Citação Char"/>
    <w:basedOn w:val="Fontepargpadro"/>
    <w:link w:val="Citao"/>
    <w:uiPriority w:val="29"/>
    <w:rsid w:val="0028201A"/>
    <w:rPr>
      <w:rFonts w:asciiTheme="majorHAnsi" w:eastAsiaTheme="majorEastAsia" w:hAnsiTheme="majorHAnsi" w:cstheme="majorBidi"/>
      <w:i/>
      <w:iCs/>
      <w:sz w:val="24"/>
      <w:szCs w:val="24"/>
    </w:rPr>
  </w:style>
  <w:style w:type="paragraph" w:styleId="CitaoIntensa">
    <w:name w:val="Intense Quote"/>
    <w:basedOn w:val="Normal"/>
    <w:next w:val="Normal"/>
    <w:link w:val="CitaoIntensaChar"/>
    <w:uiPriority w:val="30"/>
    <w:qFormat/>
    <w:rsid w:val="0028201A"/>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CitaoIntensaChar">
    <w:name w:val="Citação Intensa Char"/>
    <w:basedOn w:val="Fontepargpadro"/>
    <w:link w:val="CitaoIntensa"/>
    <w:uiPriority w:val="30"/>
    <w:rsid w:val="0028201A"/>
    <w:rPr>
      <w:rFonts w:asciiTheme="majorHAnsi" w:eastAsiaTheme="majorEastAsia" w:hAnsiTheme="majorHAnsi" w:cstheme="majorBidi"/>
      <w:sz w:val="26"/>
      <w:szCs w:val="26"/>
    </w:rPr>
  </w:style>
  <w:style w:type="character" w:styleId="nfaseSutil">
    <w:name w:val="Subtle Emphasis"/>
    <w:basedOn w:val="Fontepargpadro"/>
    <w:uiPriority w:val="19"/>
    <w:qFormat/>
    <w:rsid w:val="0028201A"/>
    <w:rPr>
      <w:i/>
      <w:iCs/>
      <w:color w:val="auto"/>
    </w:rPr>
  </w:style>
  <w:style w:type="character" w:styleId="nfaseIntensa">
    <w:name w:val="Intense Emphasis"/>
    <w:basedOn w:val="Fontepargpadro"/>
    <w:uiPriority w:val="21"/>
    <w:qFormat/>
    <w:rsid w:val="0028201A"/>
    <w:rPr>
      <w:b/>
      <w:bCs/>
      <w:i/>
      <w:iCs/>
      <w:color w:val="auto"/>
    </w:rPr>
  </w:style>
  <w:style w:type="character" w:styleId="RefernciaSutil">
    <w:name w:val="Subtle Reference"/>
    <w:basedOn w:val="Fontepargpadro"/>
    <w:uiPriority w:val="31"/>
    <w:qFormat/>
    <w:rsid w:val="0028201A"/>
    <w:rPr>
      <w:smallCaps/>
      <w:color w:val="auto"/>
      <w:u w:val="single" w:color="7F7F7F" w:themeColor="text1" w:themeTint="80"/>
    </w:rPr>
  </w:style>
  <w:style w:type="character" w:styleId="RefernciaIntensa">
    <w:name w:val="Intense Reference"/>
    <w:basedOn w:val="Fontepargpadro"/>
    <w:uiPriority w:val="32"/>
    <w:qFormat/>
    <w:rsid w:val="0028201A"/>
    <w:rPr>
      <w:b/>
      <w:bCs/>
      <w:smallCaps/>
      <w:color w:val="auto"/>
      <w:u w:val="single"/>
    </w:rPr>
  </w:style>
  <w:style w:type="character" w:styleId="TtulodoLivro">
    <w:name w:val="Book Title"/>
    <w:basedOn w:val="Fontepargpadro"/>
    <w:uiPriority w:val="33"/>
    <w:qFormat/>
    <w:rsid w:val="0028201A"/>
    <w:rPr>
      <w:b/>
      <w:bCs/>
      <w:smallCaps/>
      <w:color w:val="auto"/>
    </w:rPr>
  </w:style>
  <w:style w:type="paragraph" w:styleId="CabealhodoSumrio">
    <w:name w:val="TOC Heading"/>
    <w:basedOn w:val="Ttulo1"/>
    <w:next w:val="Normal"/>
    <w:uiPriority w:val="39"/>
    <w:semiHidden/>
    <w:unhideWhenUsed/>
    <w:qFormat/>
    <w:rsid w:val="0028201A"/>
    <w:pPr>
      <w:outlineLvl w:val="9"/>
    </w:pPr>
  </w:style>
  <w:style w:type="table" w:styleId="Tabelacomgrade">
    <w:name w:val="Table Grid"/>
    <w:basedOn w:val="Tabelanormal"/>
    <w:uiPriority w:val="59"/>
    <w:rsid w:val="0028201A"/>
    <w:pPr>
      <w:spacing w:after="0" w:line="240" w:lineRule="auto"/>
      <w:jc w:val="both"/>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embloco">
    <w:name w:val="Block Text"/>
    <w:basedOn w:val="Normal"/>
    <w:uiPriority w:val="99"/>
    <w:rsid w:val="0028201A"/>
    <w:pPr>
      <w:widowControl w:val="0"/>
      <w:autoSpaceDE w:val="0"/>
      <w:autoSpaceDN w:val="0"/>
      <w:spacing w:after="0" w:line="240" w:lineRule="auto"/>
      <w:ind w:left="-284" w:right="-567"/>
    </w:pPr>
    <w:rPr>
      <w:rFonts w:ascii="Tahoma" w:hAnsi="Tahoma" w:cs="Tahoma"/>
      <w:sz w:val="24"/>
      <w:szCs w:val="24"/>
      <w:lang w:eastAsia="pt-BR"/>
    </w:rPr>
  </w:style>
  <w:style w:type="character" w:customStyle="1" w:styleId="MenoPendente1">
    <w:name w:val="Menção Pendente1"/>
    <w:basedOn w:val="Fontepargpadro"/>
    <w:uiPriority w:val="99"/>
    <w:semiHidden/>
    <w:unhideWhenUsed/>
    <w:rsid w:val="0028201A"/>
    <w:rPr>
      <w:color w:val="605E5C"/>
      <w:shd w:val="clear" w:color="auto" w:fill="E1DFDD"/>
    </w:rPr>
  </w:style>
  <w:style w:type="paragraph" w:customStyle="1" w:styleId="Standard">
    <w:name w:val="Standard"/>
    <w:rsid w:val="00B65A11"/>
    <w:pPr>
      <w:suppressAutoHyphens/>
      <w:autoSpaceDN w:val="0"/>
      <w:spacing w:after="0" w:line="240" w:lineRule="auto"/>
      <w:textAlignment w:val="baseline"/>
    </w:pPr>
    <w:rPr>
      <w:rFonts w:ascii="Liberation Serif" w:eastAsia="NSimSun" w:hAnsi="Liberation Serif" w:cs="Mangal"/>
      <w:kern w:val="3"/>
      <w:sz w:val="24"/>
      <w:szCs w:val="24"/>
      <w:lang w:eastAsia="zh-CN" w:bidi="hi-IN"/>
    </w:rPr>
  </w:style>
  <w:style w:type="character" w:styleId="HiperlinkVisitado">
    <w:name w:val="FollowedHyperlink"/>
    <w:basedOn w:val="Fontepargpadro"/>
    <w:uiPriority w:val="99"/>
    <w:semiHidden/>
    <w:unhideWhenUsed/>
    <w:rsid w:val="001835EA"/>
    <w:rPr>
      <w:color w:val="954F72" w:themeColor="followedHyperlink"/>
      <w:u w:val="single"/>
    </w:rPr>
  </w:style>
  <w:style w:type="paragraph" w:customStyle="1" w:styleId="Standarduser">
    <w:name w:val="Standard (user)"/>
    <w:rsid w:val="00C66B2B"/>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styleId="Refdecomentrio">
    <w:name w:val="annotation reference"/>
    <w:basedOn w:val="Fontepargpadro"/>
    <w:uiPriority w:val="99"/>
    <w:semiHidden/>
    <w:unhideWhenUsed/>
    <w:rsid w:val="00FA20EE"/>
    <w:rPr>
      <w:sz w:val="16"/>
      <w:szCs w:val="16"/>
    </w:rPr>
  </w:style>
  <w:style w:type="paragraph" w:styleId="Textodecomentrio">
    <w:name w:val="annotation text"/>
    <w:basedOn w:val="Normal"/>
    <w:link w:val="TextodecomentrioChar"/>
    <w:uiPriority w:val="99"/>
    <w:semiHidden/>
    <w:unhideWhenUsed/>
    <w:rsid w:val="00FA20EE"/>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FA20EE"/>
    <w:rPr>
      <w:rFonts w:eastAsiaTheme="minorEastAsia"/>
      <w:sz w:val="20"/>
      <w:szCs w:val="20"/>
    </w:rPr>
  </w:style>
  <w:style w:type="paragraph" w:styleId="Assuntodocomentrio">
    <w:name w:val="annotation subject"/>
    <w:basedOn w:val="Textodecomentrio"/>
    <w:next w:val="Textodecomentrio"/>
    <w:link w:val="AssuntodocomentrioChar"/>
    <w:uiPriority w:val="99"/>
    <w:semiHidden/>
    <w:unhideWhenUsed/>
    <w:rsid w:val="00FA20EE"/>
    <w:rPr>
      <w:b/>
      <w:bCs/>
    </w:rPr>
  </w:style>
  <w:style w:type="character" w:customStyle="1" w:styleId="AssuntodocomentrioChar">
    <w:name w:val="Assunto do comentário Char"/>
    <w:basedOn w:val="TextodecomentrioChar"/>
    <w:link w:val="Assuntodocomentrio"/>
    <w:uiPriority w:val="99"/>
    <w:semiHidden/>
    <w:rsid w:val="00FA20EE"/>
    <w:rPr>
      <w:rFonts w:eastAsiaTheme="minorEastAsia"/>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284961">
      <w:bodyDiv w:val="1"/>
      <w:marLeft w:val="0"/>
      <w:marRight w:val="0"/>
      <w:marTop w:val="0"/>
      <w:marBottom w:val="0"/>
      <w:divBdr>
        <w:top w:val="none" w:sz="0" w:space="0" w:color="auto"/>
        <w:left w:val="none" w:sz="0" w:space="0" w:color="auto"/>
        <w:bottom w:val="none" w:sz="0" w:space="0" w:color="auto"/>
        <w:right w:val="none" w:sz="0" w:space="0" w:color="auto"/>
      </w:divBdr>
    </w:div>
    <w:div w:id="355666813">
      <w:bodyDiv w:val="1"/>
      <w:marLeft w:val="0"/>
      <w:marRight w:val="0"/>
      <w:marTop w:val="0"/>
      <w:marBottom w:val="0"/>
      <w:divBdr>
        <w:top w:val="none" w:sz="0" w:space="0" w:color="auto"/>
        <w:left w:val="none" w:sz="0" w:space="0" w:color="auto"/>
        <w:bottom w:val="none" w:sz="0" w:space="0" w:color="auto"/>
        <w:right w:val="none" w:sz="0" w:space="0" w:color="auto"/>
      </w:divBdr>
    </w:div>
    <w:div w:id="545600880">
      <w:bodyDiv w:val="1"/>
      <w:marLeft w:val="0"/>
      <w:marRight w:val="0"/>
      <w:marTop w:val="0"/>
      <w:marBottom w:val="0"/>
      <w:divBdr>
        <w:top w:val="none" w:sz="0" w:space="0" w:color="auto"/>
        <w:left w:val="none" w:sz="0" w:space="0" w:color="auto"/>
        <w:bottom w:val="none" w:sz="0" w:space="0" w:color="auto"/>
        <w:right w:val="none" w:sz="0" w:space="0" w:color="auto"/>
      </w:divBdr>
    </w:div>
    <w:div w:id="940528027">
      <w:bodyDiv w:val="1"/>
      <w:marLeft w:val="0"/>
      <w:marRight w:val="0"/>
      <w:marTop w:val="0"/>
      <w:marBottom w:val="0"/>
      <w:divBdr>
        <w:top w:val="none" w:sz="0" w:space="0" w:color="auto"/>
        <w:left w:val="none" w:sz="0" w:space="0" w:color="auto"/>
        <w:bottom w:val="none" w:sz="0" w:space="0" w:color="auto"/>
        <w:right w:val="none" w:sz="0" w:space="0" w:color="auto"/>
      </w:divBdr>
    </w:div>
    <w:div w:id="943345259">
      <w:bodyDiv w:val="1"/>
      <w:marLeft w:val="0"/>
      <w:marRight w:val="0"/>
      <w:marTop w:val="0"/>
      <w:marBottom w:val="0"/>
      <w:divBdr>
        <w:top w:val="none" w:sz="0" w:space="0" w:color="auto"/>
        <w:left w:val="none" w:sz="0" w:space="0" w:color="auto"/>
        <w:bottom w:val="none" w:sz="0" w:space="0" w:color="auto"/>
        <w:right w:val="none" w:sz="0" w:space="0" w:color="auto"/>
      </w:divBdr>
    </w:div>
    <w:div w:id="994187718">
      <w:bodyDiv w:val="1"/>
      <w:marLeft w:val="0"/>
      <w:marRight w:val="0"/>
      <w:marTop w:val="0"/>
      <w:marBottom w:val="0"/>
      <w:divBdr>
        <w:top w:val="none" w:sz="0" w:space="0" w:color="auto"/>
        <w:left w:val="none" w:sz="0" w:space="0" w:color="auto"/>
        <w:bottom w:val="none" w:sz="0" w:space="0" w:color="auto"/>
        <w:right w:val="none" w:sz="0" w:space="0" w:color="auto"/>
      </w:divBdr>
    </w:div>
    <w:div w:id="1407066657">
      <w:bodyDiv w:val="1"/>
      <w:marLeft w:val="0"/>
      <w:marRight w:val="0"/>
      <w:marTop w:val="0"/>
      <w:marBottom w:val="0"/>
      <w:divBdr>
        <w:top w:val="none" w:sz="0" w:space="0" w:color="auto"/>
        <w:left w:val="none" w:sz="0" w:space="0" w:color="auto"/>
        <w:bottom w:val="none" w:sz="0" w:space="0" w:color="auto"/>
        <w:right w:val="none" w:sz="0" w:space="0" w:color="auto"/>
      </w:divBdr>
    </w:div>
    <w:div w:id="1409887347">
      <w:bodyDiv w:val="1"/>
      <w:marLeft w:val="0"/>
      <w:marRight w:val="0"/>
      <w:marTop w:val="0"/>
      <w:marBottom w:val="0"/>
      <w:divBdr>
        <w:top w:val="none" w:sz="0" w:space="0" w:color="auto"/>
        <w:left w:val="none" w:sz="0" w:space="0" w:color="auto"/>
        <w:bottom w:val="none" w:sz="0" w:space="0" w:color="auto"/>
        <w:right w:val="none" w:sz="0" w:space="0" w:color="auto"/>
      </w:divBdr>
    </w:div>
    <w:div w:id="1521042476">
      <w:bodyDiv w:val="1"/>
      <w:marLeft w:val="0"/>
      <w:marRight w:val="0"/>
      <w:marTop w:val="0"/>
      <w:marBottom w:val="0"/>
      <w:divBdr>
        <w:top w:val="none" w:sz="0" w:space="0" w:color="auto"/>
        <w:left w:val="none" w:sz="0" w:space="0" w:color="auto"/>
        <w:bottom w:val="none" w:sz="0" w:space="0" w:color="auto"/>
        <w:right w:val="none" w:sz="0" w:space="0" w:color="auto"/>
      </w:divBdr>
    </w:div>
    <w:div w:id="2000574213">
      <w:bodyDiv w:val="1"/>
      <w:marLeft w:val="0"/>
      <w:marRight w:val="0"/>
      <w:marTop w:val="0"/>
      <w:marBottom w:val="0"/>
      <w:divBdr>
        <w:top w:val="none" w:sz="0" w:space="0" w:color="auto"/>
        <w:left w:val="none" w:sz="0" w:space="0" w:color="auto"/>
        <w:bottom w:val="none" w:sz="0" w:space="0" w:color="auto"/>
        <w:right w:val="none" w:sz="0" w:space="0" w:color="auto"/>
      </w:divBdr>
    </w:div>
    <w:div w:id="20369268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in.gov.br/en/web/dou/-/resolucao-n-756-de-24-de-novembro-de-2023-525922955" TargetMode="External"/><Relationship Id="rId18" Type="http://schemas.openxmlformats.org/officeDocument/2006/relationships/hyperlink" Target="https://www.crf-pr.org.br/pagina/visualizar/194" TargetMode="External"/><Relationship Id="rId26" Type="http://schemas.openxmlformats.org/officeDocument/2006/relationships/hyperlink" Target="mailto:registro.pj@crf-pr.org.br" TargetMode="External"/><Relationship Id="rId3" Type="http://schemas.openxmlformats.org/officeDocument/2006/relationships/styles" Target="styles.xml"/><Relationship Id="rId21" Type="http://schemas.openxmlformats.org/officeDocument/2006/relationships/image" Target="media/image3.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crf-pr.org.br/servico/view/38/ingresso-de-responsabilidade-tecnica" TargetMode="External"/><Relationship Id="rId17" Type="http://schemas.openxmlformats.org/officeDocument/2006/relationships/hyperlink" Target="https://www.in.gov.br/en/web/dou/-/resolucao-n-756-de-24-de-novembro-de-2023-525922955" TargetMode="External"/><Relationship Id="rId25" Type="http://schemas.openxmlformats.org/officeDocument/2006/relationships/hyperlink" Target="mailto:registro.pj@crf-pr.org.br"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crf-pr.org.br/servico/view/38/ingresso-de-responsabilidade-tecnica" TargetMode="External"/><Relationship Id="rId20" Type="http://schemas.openxmlformats.org/officeDocument/2006/relationships/hyperlink" Target="https://crfemcasa.crf-pr.org.br/crf-em-casa/usuario/cadastrar_senha.jsf" TargetMode="External"/><Relationship Id="rId29" Type="http://schemas.openxmlformats.org/officeDocument/2006/relationships/hyperlink" Target="https://www.infoescola.com/elementos-quimicos/chumbo/"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rfemcasa.crf-pr.org.br/crf-em-casa/usuario/cadastrar_senha.jsf" TargetMode="External"/><Relationship Id="rId24" Type="http://schemas.openxmlformats.org/officeDocument/2006/relationships/hyperlink" Target="mailto:registro.pj@crf-pr.org.br" TargetMode="External"/><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crfemcasa.crf-pr.org.br/crf-em-casa/usuario/cadastrar_senha.jsf" TargetMode="External"/><Relationship Id="rId23" Type="http://schemas.openxmlformats.org/officeDocument/2006/relationships/image" Target="media/image5.svg"/><Relationship Id="rId28" Type="http://schemas.openxmlformats.org/officeDocument/2006/relationships/hyperlink" Target="https://www.infoescola.com/quimica/elemento-mercurio/" TargetMode="External"/><Relationship Id="rId10" Type="http://schemas.openxmlformats.org/officeDocument/2006/relationships/image" Target="media/image2.svg"/><Relationship Id="rId19" Type="http://schemas.openxmlformats.org/officeDocument/2006/relationships/hyperlink" Target="mailto:representantelegal@crf-pr.org.br" TargetMode="External"/><Relationship Id="rId31"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mailto:registro.pj@crf-pr.org.br" TargetMode="External"/><Relationship Id="rId22" Type="http://schemas.openxmlformats.org/officeDocument/2006/relationships/image" Target="media/image4.png"/><Relationship Id="rId27" Type="http://schemas.openxmlformats.org/officeDocument/2006/relationships/hyperlink" Target="https://www.infoescola.com/elementos-quimicos/arsenio/" TargetMode="External"/><Relationship Id="rId30" Type="http://schemas.openxmlformats.org/officeDocument/2006/relationships/hyperlink" Target="https://www.infoescola.com/quimica/substancia-quimica/" TargetMode="External"/><Relationship Id="rId8" Type="http://schemas.openxmlformats.org/officeDocument/2006/relationships/hyperlink" Target="mailto:registro.pj@crf-pr.org.br"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1A90B4-67C4-47B2-B054-B8D20829C8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10738</TotalTime>
  <Pages>39</Pages>
  <Words>15142</Words>
  <Characters>81767</Characters>
  <Application>Microsoft Office Word</Application>
  <DocSecurity>0</DocSecurity>
  <Lines>681</Lines>
  <Paragraphs>193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96716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Silvia Nadal</dc:creator>
  <cp:keywords/>
  <dc:description/>
  <cp:lastModifiedBy>Thais Camyla Cezar</cp:lastModifiedBy>
  <cp:revision>120</cp:revision>
  <dcterms:created xsi:type="dcterms:W3CDTF">2022-11-25T12:47:00Z</dcterms:created>
  <dcterms:modified xsi:type="dcterms:W3CDTF">2025-06-10T17:24:00Z</dcterms:modified>
</cp:coreProperties>
</file>